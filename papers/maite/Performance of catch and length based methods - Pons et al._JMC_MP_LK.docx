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comments.xml" ContentType="application/vnd.openxmlformats-officedocument.wordprocessingml.comment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0"/>
        </w:numPr>
        <w:spacing w:lineRule="auto" w:line="480" w:before="240" w:after="320"/>
        <w:ind w:left="720" w:hanging="0"/>
        <w:jc w:val="center"/>
        <w:rPr>
          <w:szCs w:val="24"/>
        </w:rPr>
      </w:pPr>
      <w:bookmarkStart w:id="0" w:name="_Toc520727937"/>
      <w:bookmarkEnd w:id="0"/>
      <w:r>
        <w:rPr>
          <w:position w:val="-26"/>
          <w:szCs w:val="24"/>
        </w:rPr>
        <w:t>Performance of catch-based and length-based methods in data-limited fisheries</w:t>
      </w:r>
    </w:p>
    <w:p>
      <w:pPr>
        <w:pStyle w:val="Normal"/>
        <w:spacing w:lineRule="auto" w:line="480"/>
        <w:jc w:val="center"/>
        <w:rPr>
          <w:vertAlign w:val="superscript"/>
        </w:rPr>
      </w:pPr>
      <w:r>
        <w:rPr/>
        <w:t xml:space="preserve">Maite Pons </w:t>
      </w:r>
      <w:r>
        <w:rPr>
          <w:vertAlign w:val="superscript"/>
        </w:rPr>
        <w:t>1</w:t>
      </w:r>
      <w:r>
        <w:rPr/>
        <w:t xml:space="preserve">, Jason M. Cope </w:t>
      </w:r>
      <w:r>
        <w:rPr>
          <w:vertAlign w:val="superscript"/>
        </w:rPr>
        <w:t>1,2</w:t>
      </w:r>
      <w:r>
        <w:rPr/>
        <w:t xml:space="preserve">, and Laurence T. Kell </w:t>
      </w:r>
      <w:r>
        <w:rPr>
          <w:vertAlign w:val="superscript"/>
        </w:rPr>
        <w:t>3</w:t>
      </w:r>
    </w:p>
    <w:p>
      <w:pPr>
        <w:pStyle w:val="Normal"/>
        <w:spacing w:lineRule="auto" w:line="480"/>
        <w:jc w:val="center"/>
        <w:rPr/>
      </w:pPr>
      <w:r>
        <w:rPr/>
      </w:r>
    </w:p>
    <w:p>
      <w:pPr>
        <w:pStyle w:val="Normal"/>
        <w:spacing w:lineRule="auto" w:line="480"/>
        <w:rPr>
          <w:sz w:val="20"/>
        </w:rPr>
      </w:pPr>
      <w:r>
        <w:rPr>
          <w:sz w:val="20"/>
          <w:vertAlign w:val="superscript"/>
        </w:rPr>
        <w:t>1</w:t>
      </w:r>
      <w:r>
        <w:rPr>
          <w:sz w:val="20"/>
        </w:rPr>
        <w:t xml:space="preserve"> School of Aquatic and Fishery Sciences, University of Washington, Box 355020, Seattle, Washington 98195-5020, USA</w:t>
      </w:r>
    </w:p>
    <w:p>
      <w:pPr>
        <w:pStyle w:val="Normal"/>
        <w:spacing w:lineRule="auto" w:line="480"/>
        <w:rPr>
          <w:sz w:val="20"/>
        </w:rPr>
      </w:pPr>
      <w:r>
        <w:rPr>
          <w:sz w:val="20"/>
          <w:vertAlign w:val="superscript"/>
        </w:rPr>
        <w:t>2</w:t>
      </w:r>
      <w:r>
        <w:rPr>
          <w:sz w:val="20"/>
        </w:rPr>
        <w:t xml:space="preserve"> National Oceanic and Atmospheric Administration Fisheries, Northwest Fisheries Science Center, Fishery Resource Analysis and Monitoring Division, 2725 Montlake Boulevard East, Seattle, Washington 98112-2097, USA.</w:t>
      </w:r>
    </w:p>
    <w:p>
      <w:pPr>
        <w:pStyle w:val="Normal"/>
        <w:spacing w:lineRule="auto" w:line="480"/>
        <w:rPr/>
      </w:pPr>
      <w:r>
        <w:rPr>
          <w:sz w:val="20"/>
          <w:vertAlign w:val="superscript"/>
        </w:rPr>
        <w:t>3</w:t>
      </w:r>
      <w:r>
        <w:rPr>
          <w:sz w:val="20"/>
        </w:rPr>
        <w:t xml:space="preserve"> </w:t>
      </w:r>
      <w:del w:id="0" w:author="Unknown Author" w:date="2018-10-02T18:33:00Z">
        <w:r>
          <w:rPr>
            <w:sz w:val="20"/>
          </w:rPr>
          <w:delText>Laurie????</w:delText>
        </w:r>
      </w:del>
      <w:ins w:id="1" w:author="Unknown Author" w:date="2018-10-02T18:33:00Z">
        <w:r>
          <w:rPr>
            <w:sz w:val="20"/>
          </w:rPr>
          <w:t xml:space="preserve"> Centre for Environmental Policy,  Imperial College London, London SW7 1NE, </w:t>
        </w:r>
      </w:ins>
      <w:ins w:id="2" w:author="Unknown Author" w:date="2018-10-02T18:34:00Z">
        <w:r>
          <w:rPr>
            <w:sz w:val="20"/>
          </w:rPr>
          <w:t>UK.</w:t>
        </w:r>
      </w:ins>
    </w:p>
    <w:p>
      <w:pPr>
        <w:pStyle w:val="Normal"/>
        <w:spacing w:lineRule="auto" w:line="480"/>
        <w:rPr>
          <w:sz w:val="20"/>
        </w:rPr>
      </w:pPr>
      <w:r>
        <w:rPr>
          <w:sz w:val="20"/>
        </w:rPr>
      </w:r>
    </w:p>
    <w:p>
      <w:pPr>
        <w:pStyle w:val="Normal"/>
        <w:spacing w:lineRule="auto" w:line="480"/>
        <w:rPr>
          <w:b/>
          <w:b/>
          <w:i/>
          <w:i/>
        </w:rPr>
      </w:pPr>
      <w:r>
        <w:rPr>
          <w:b/>
          <w:i/>
        </w:rPr>
        <w:t>Abstract</w:t>
      </w:r>
    </w:p>
    <w:p>
      <w:pPr>
        <w:pStyle w:val="Normal"/>
        <w:spacing w:lineRule="auto" w:line="480"/>
        <w:ind w:firstLine="720"/>
        <w:rPr/>
      </w:pPr>
      <w:del w:id="3" w:author="Unknown Author" w:date="2018-10-02T18:46:00Z">
        <w:r>
          <w:rPr/>
          <w:delText>Most of the data needed to assess exploited populations using conventional stock assessments are unavailable</w:delText>
        </w:r>
      </w:del>
      <w:ins w:id="4" w:author="Unknown Author" w:date="2018-10-02T18:46:00Z">
        <w:r>
          <w:rPr/>
          <w:t>The quality of data</w:t>
        </w:r>
      </w:ins>
      <w:r>
        <w:rPr/>
        <w:t xml:space="preserve"> for many small scale fisheries and by caught species around the world</w:t>
      </w:r>
      <w:ins w:id="5" w:author="Unknown Author" w:date="2018-10-02T18:46:00Z">
        <w:r>
          <w:rPr/>
          <w:t xml:space="preserve"> </w:t>
        </w:r>
      </w:ins>
      <w:ins w:id="6" w:author="Unknown Author" w:date="2018-10-02T18:46:00Z">
        <w:r>
          <w:rPr/>
          <w:t xml:space="preserve">is insufficient to use conventional stock assessments </w:t>
        </w:r>
      </w:ins>
      <w:ins w:id="7" w:author="Unknown Author" w:date="2018-10-02T18:47:00Z">
        <w:r>
          <w:rPr/>
          <w:t>methods</w:t>
        </w:r>
      </w:ins>
      <w:r>
        <w:rPr/>
        <w:t>. Therefore, recently many methods have been developed to assess</w:t>
      </w:r>
      <w:del w:id="8" w:author="Unknown Author" w:date="2018-10-02T18:48:00Z">
        <w:r>
          <w:rPr/>
          <w:delText xml:space="preserve"> such</w:delText>
        </w:r>
      </w:del>
      <w:r>
        <w:rPr/>
        <w:t xml:space="preserve"> fisheries when data are limited. </w:t>
      </w:r>
      <w:ins w:id="9" w:author="Unknown Author" w:date="2018-10-02T18:48:00Z">
        <w:r>
          <w:rPr/>
          <w:t xml:space="preserve">For example </w:t>
        </w:r>
      </w:ins>
      <w:del w:id="10" w:author="Unknown Author" w:date="2018-10-02T18:48:00Z">
        <w:r>
          <w:rPr/>
          <w:delText>C</w:delText>
        </w:r>
      </w:del>
      <w:ins w:id="11" w:author="Unknown Author" w:date="2018-10-02T18:48:00Z">
        <w:r>
          <w:rPr/>
          <w:t>c</w:t>
        </w:r>
      </w:ins>
      <w:r>
        <w:rPr/>
        <w:t xml:space="preserve">atch-based models can be used when only total catch data are available and length-based models when only samples of the length composition </w:t>
      </w:r>
      <w:del w:id="12" w:author="Unknown Author" w:date="2018-10-02T18:49:00Z">
        <w:r>
          <w:rPr/>
          <w:delText>of the catch</w:delText>
        </w:r>
      </w:del>
      <w:r>
        <w:rPr/>
        <w:t xml:space="preserve"> are taken</w:t>
      </w:r>
      <w:ins w:id="13" w:author="Unknown Author" w:date="2018-10-02T18:50:00Z">
        <w:r>
          <w:rPr/>
          <w:t xml:space="preserve"> </w:t>
        </w:r>
      </w:ins>
      <w:ins w:id="14" w:author="Unknown Author" w:date="2018-10-02T18:50:00Z">
        <w:r>
          <w:rPr/>
          <w:t>from the catch</w:t>
        </w:r>
      </w:ins>
      <w:r>
        <w:rPr/>
        <w:t xml:space="preserve">. Here, we evaluated the performance of both catch-based and length-based models, using simulation testing to estimate the exploitation status of species with contrasting life histories under different harvest scenarios. For unassessed fisheries where reconstructing time series of catch is possible, catch-based methods such as Depletion Based Stock Reduction Analysis (DBSRA) and Simple Stock Synthesis (SSS) seemed to be the best approach to assess stocks. </w:t>
      </w:r>
      <w:r>
        <w:rPr>
          <w:rStyle w:val="Fontstyle01"/>
        </w:rPr>
        <w:t>For fisheries that are still developing</w:t>
      </w:r>
      <w:ins w:id="15" w:author="Unknown Author" w:date="2018-10-02T18:53:00Z">
        <w:r>
          <w:rPr>
            <w:rStyle w:val="Fontstyle01"/>
          </w:rPr>
          <w:t xml:space="preserve"> </w:t>
        </w:r>
      </w:ins>
      <w:ins w:id="16" w:author="Unknown Author" w:date="2018-10-02T18:53:00Z">
        <w:r>
          <w:rPr>
            <w:rStyle w:val="Fontstyle01"/>
          </w:rPr>
          <w:t>and</w:t>
        </w:r>
      </w:ins>
      <w:del w:id="17" w:author="Unknown Author" w:date="2018-10-02T18:53:00Z">
        <w:r>
          <w:rPr>
            <w:rStyle w:val="Fontstyle01"/>
          </w:rPr>
          <w:delText>, where the</w:delText>
        </w:r>
      </w:del>
      <w:r>
        <w:rPr>
          <w:rStyle w:val="Fontstyle01"/>
        </w:rPr>
        <w:t xml:space="preserve"> time series of catch are not available, obtaining length-composition data could give a good approximation of the exploitation status of the stocks. In many of the scenarios tested, </w:t>
      </w:r>
      <w:r>
        <w:rPr/>
        <w:t xml:space="preserve">length-based models such as Length Based Spawning Potential Ratio (LBSPR) </w:t>
      </w:r>
      <w:r>
        <w:rPr>
          <w:rStyle w:val="Fontstyle01"/>
        </w:rPr>
        <w:t xml:space="preserve">performed as well as </w:t>
      </w:r>
      <w:del w:id="18" w:author="Unknown Author" w:date="2018-10-02T18:54:00Z">
        <w:r>
          <w:rPr>
            <w:rStyle w:val="Fontstyle01"/>
          </w:rPr>
          <w:delText xml:space="preserve">other </w:delText>
        </w:r>
      </w:del>
      <w:r>
        <w:rPr>
          <w:rStyle w:val="Fontstyle01"/>
        </w:rPr>
        <w:t>catch-based m</w:t>
      </w:r>
      <w:del w:id="19" w:author="Unknown Author" w:date="2018-10-02T18:54:00Z">
        <w:r>
          <w:rPr>
            <w:rStyle w:val="Fontstyle01"/>
          </w:rPr>
          <w:delText>odels</w:delText>
        </w:r>
      </w:del>
      <w:ins w:id="20" w:author="Unknown Author" w:date="2018-10-02T18:54:00Z">
        <w:r>
          <w:rPr>
            <w:rStyle w:val="Fontstyle01"/>
          </w:rPr>
          <w:t>ethods</w:t>
        </w:r>
      </w:ins>
      <w:r>
        <w:rPr>
          <w:rStyle w:val="Fontstyle01"/>
        </w:rPr>
        <w:t xml:space="preserve">.  </w:t>
      </w:r>
    </w:p>
    <w:p>
      <w:pPr>
        <w:pStyle w:val="Normal"/>
        <w:spacing w:lineRule="auto" w:line="480"/>
        <w:ind w:firstLine="720"/>
        <w:rPr>
          <w:rStyle w:val="Fontstyle01"/>
        </w:rPr>
      </w:pPr>
      <w:r>
        <w:rPr/>
      </w:r>
    </w:p>
    <w:p>
      <w:pPr>
        <w:pStyle w:val="Normal"/>
        <w:spacing w:lineRule="auto" w:line="480"/>
        <w:rPr>
          <w:rStyle w:val="Fontstyle01"/>
        </w:rPr>
      </w:pPr>
      <w:r>
        <w:rPr>
          <w:rStyle w:val="Fontstyle01"/>
          <w:i/>
        </w:rPr>
        <w:t>Keywords</w:t>
      </w:r>
      <w:r>
        <w:rPr>
          <w:rStyle w:val="Fontstyle01"/>
        </w:rPr>
        <w:t>: data-limited assessment methods, simulation testing, SPR, harvest rates</w:t>
      </w:r>
    </w:p>
    <w:p>
      <w:pPr>
        <w:pStyle w:val="Normal"/>
        <w:spacing w:lineRule="auto" w:line="480"/>
        <w:ind w:firstLine="720"/>
        <w:rPr/>
      </w:pPr>
      <w:r>
        <w:rPr/>
      </w:r>
    </w:p>
    <w:p>
      <w:pPr>
        <w:pStyle w:val="Heading2"/>
        <w:numPr>
          <w:ilvl w:val="0"/>
          <w:numId w:val="0"/>
        </w:numPr>
        <w:spacing w:lineRule="auto" w:line="480"/>
        <w:rPr>
          <w:rFonts w:eastAsia="Calibri" w:cs="Times New Roman" w:eastAsiaTheme="minorHAnsi"/>
          <w:b/>
          <w:b/>
          <w:sz w:val="24"/>
          <w:szCs w:val="24"/>
        </w:rPr>
      </w:pPr>
      <w:bookmarkStart w:id="1" w:name="_Toc520727938"/>
      <w:bookmarkEnd w:id="1"/>
      <w:r>
        <w:rPr>
          <w:rFonts w:cs="Times New Roman"/>
          <w:sz w:val="24"/>
          <w:szCs w:val="24"/>
        </w:rPr>
        <w:t>Introduction</w:t>
      </w:r>
    </w:p>
    <w:p>
      <w:pPr>
        <w:pStyle w:val="Normal"/>
        <w:spacing w:lineRule="auto" w:line="480"/>
        <w:ind w:hanging="0"/>
        <w:rPr/>
      </w:pPr>
      <w:ins w:id="21" w:author="Unknown Author" w:date="2018-10-02T19:17:00Z">
        <w:r>
          <w:rPr/>
          <w:t>The provision of fisheries management advice requires the assessment of stock status relative to reference points, the prediction of the response of a stock to management, and checking that predictions are consistent with reality</w:t>
        </w:r>
      </w:ins>
      <w:ins w:id="22" w:author="Unknown Author" w:date="2018-10-02T19:08:00Z">
        <w:r>
          <w:rPr/>
          <w:t xml:space="preserve"> (Kell at al., 2016).,</w:t>
        </w:r>
      </w:ins>
      <w:del w:id="23" w:author="Unknown Author" w:date="2018-10-02T19:08:00Z">
        <w:r>
          <w:rPr/>
          <w:delText>Stock assessment models are commonly used as a starting point for modeling the response of populations to exploitation and developing management strategies</w:delText>
        </w:r>
      </w:del>
      <w:r>
        <w:rPr/>
        <w:t xml:space="preserve">. Major commercial species usually have substantial data to inform complex stock assessments models </w:t>
      </w:r>
      <w:r>
        <w:fldChar w:fldCharType="begin"/>
      </w:r>
      <w:r>
        <w:instrText>ADDIN CSL_CITATION {"citationItems":[{"id":"ITEM-1","itemData":{"DOI":"10.1016/j.fishres.2012.10.012","ISSN":"01657836","author":[{"dropping-particle":"","family":"Methot","given":"Richard D.","non-dropping-particle":"","parse-names":false,"suffix":""},{"dropping-particle":"","family":"Wetzel","given":"Chantell R.","non-dropping-particle":"","parse-names":false,"suffix":""}],"container-title":"Fisheries Research","id":"ITEM-1","issued":{"date-parts":[["2013"]]},"page":"86-99","publisher":"Elsevier B.V.","title":"Stock synthesis: A biological and statistical framework for fish stock assessment and fishery management","type":"article-journal","volume":"142"},"uris":["http://www.mendeley.com/documents/?uuid=f9099cab-fceb-4ccf-bc2e-8e303041c8c6"]}],"mendeley":{"formattedCitation":"(Methot and Wetzel, 2013)","manualFormatting":"(e.g. Methot and Wetzel 2013)","plainTextFormattedCitation":"(Methot and Wetzel, 2013)","previouslyFormattedCitation":"(Methot and Wetzel, 2013)"},"properties":{"noteIndex":0},"schema":"https://github.com/citation-style-language/schema/raw/master/csl-citation.json"}</w:instrText>
      </w:r>
      <w:r>
        <w:fldChar w:fldCharType="separate"/>
      </w:r>
      <w:bookmarkStart w:id="2" w:name="__Fieldmark__81_786546498"/>
      <w:r>
        <w:rPr/>
        <w:t>(e.g. Methot and Wetzel 2013)</w:t>
      </w:r>
      <w:r>
        <w:rPr/>
      </w:r>
      <w:r>
        <w:fldChar w:fldCharType="end"/>
      </w:r>
      <w:bookmarkEnd w:id="2"/>
      <w:r>
        <w:rPr/>
        <w:t xml:space="preserve">; this includes long time series of total removals, catch-at-age data, relative abundance indices, fishing effort, size and/or age composition, and information on life-history parameters. Most of the datasets required for these </w:t>
      </w:r>
      <w:ins w:id="24" w:author="Unknown Author" w:date="2018-10-02T19:20:00Z">
        <w:r>
          <w:rPr/>
          <w:t>such</w:t>
        </w:r>
      </w:ins>
      <w:del w:id="25" w:author="Unknown Author" w:date="2018-10-02T19:20:00Z">
        <w:r>
          <w:rPr/>
          <w:delText>“classical”</w:delText>
        </w:r>
      </w:del>
      <w:r>
        <w:rPr/>
        <w:t xml:space="preserve"> stock assessments are unavailable however, for most small-scale fisheries around the world. Fisheries and stocks lacking these multiple data types are commonly known as “data-poor” or “data-limited” fisheries </w:t>
      </w:r>
      <w:r>
        <w:fldChar w:fldCharType="begin"/>
      </w:r>
      <w:r>
        <w:instrText>ADDIN CSL_CITATION {"citationItems":[{"id":"ITEM-1","itemData":{"DOI":"10.1126/science.1223389","ISSN":"1095-9203","PMID":"23019613","abstract":"Recent reports suggest that many well-assessed fisheries in developed countries are moving toward sustainability. We examined whether the same conclusion holds for fisheries lacking formal assessment, which comprise &gt;80% of global catch. We developed a method using species' life-history, catch, and fishery development data to estimate the status of thousands of unassessed fisheries worldwide. We found that small unassessed fisheries are in substantially worse condition than assessed fisheries, but that large unassessed fisheries may be performing nearly as well as their assessed counterparts. Both small and large stocks, however, continue to decline; 64% of unassessed stocks could provide increased sustainable harvest if rebuilt. Our results suggest that global fishery recovery would simultaneously create increases in abundance (56%) and fishery yields (8 to 40%).","author":[{"dropping-particle":"","family":"Costello","given":"Christopher","non-dropping-particle":"","parse-names":false,"suffix":""},{"dropping-particle":"","family":"Ovando","given":"Daniel","non-dropping-particle":"","parse-names":false,"suffix":""},{"dropping-particle":"","family":"Hilborn","given":"Ray","non-dropping-particle":"","parse-names":false,"suffix":""},{"dropping-particle":"","family":"Gaines","given":"Steven D","non-dropping-particle":"","parse-names":false,"suffix":""},{"dropping-particle":"","family":"Deschenes","given":"Olivier","non-dropping-particle":"","parse-names":false,"suffix":""},{"dropping-particle":"","family":"Lester","given":"Sarah E","non-dropping-particle":"","parse-names":false,"suffix":""}],"container-title":"Science (New York, N.Y.)","id":"ITEM-1","issue":"6106","issued":{"date-parts":[["2012","10","26"]]},"page":"517-20","title":"Status and solutions for the world's unassessed fisheries.","type":"article-journal","volume":"338"},"uris":["http://www.mendeley.com/documents/?uuid=3eca02d5-1bb6-4324-8980-b8de27a86f7c"]},{"id":"ITEM-2","itemData":{"DOI":"10.1016/j.fishres.2014.11.005","ISBN":"0165-7836","ISSN":"01657836","abstract":"Harvest strategy approaches based around empirical indicators and/or control rules are beginning to be accepted in a growing range of data- and capacity-poor fisheries. While there is an increasing body of work around developing empirical indicators and control rules in data-poor contexts, this has typically been done on a case-specific basis. There remains a need for general guidance on formulating control rules that link empirical indicators with suitable management responses. Additionally, in the data-poor context, most literature has focused on empirical indicators and assessments, with less focus on decision rules and the incorporation of indicators and assessments in a harvest strategy framework. This review considers a range of harvest strategy options, focusing on empirical indicators and decision rules available for data-poor species and fisheries. These clearly illustrate that a paucity of information is not a reason to avoid developing harvest strategies, and that a range of pragmatic approaches are available regardless of the available data, life-history of the target species, nature of fishing operations, or the available research capacity. There is considerable scope for further work in this field, but arguably there is a comprehensive repository of approaches and decision rules that, when combined with the guidelines, form a solid foundation and toolkit for all but the most data-poor species and fisheries.","author":[{"dropping-particle":"","family":"Dowling","given":"N. A.","non-dropping-particle":"","parse-names":false,"suffix":""},{"dropping-particle":"","family":"Dichmont","given":"C. M.","non-dropping-particle":"","parse-names":false,"suffix":""},{"dropping-particle":"","family":"Haddon","given":"M.","non-dropping-particle":"","parse-names":false,"suffix":""},{"dropping-particle":"","family":"Smith","given":"D. C.","non-dropping-particle":"","parse-names":false,"suffix":""},{"dropping-particle":"","family":"Smith","given":"A. D M","non-dropping-particle":"","parse-names":false,"suffix":""},{"dropping-particle":"","family":"Sainsbury","given":"K.","non-dropping-particle":"","parse-names":false,"suffix":""}],"container-title":"Fisheries Research","id":"ITEM-2","issued":{"date-parts":[["2015"]]},"page":"141-153","publisher":"Elsevier B.V.","title":"Empirical harvest strategies for data-poor fisheries: A review of the literature","type":"article-journal","volume":"171"},"uris":["http://www.mendeley.com/documents/?uuid=b869e5e2-a3fe-40ef-a920-7006597e02c0"]}],"mendeley":{"formattedCitation":"(Costello &lt;i&gt;et al.&lt;/i&gt;, 2012; Dowling &lt;i&gt;et al.&lt;/i&gt;, 2015)","plainTextFormattedCitation":"(Costello et al., 2012; Dowling et al., 2015)","previouslyFormattedCitation":"(Costello &lt;i&gt;et al.&lt;/i&gt;, 2012; Dowling &lt;i&gt;et al.&lt;/i&gt;, 2015)"},"properties":{"noteIndex":0},"schema":"https://github.com/citation-style-language/schema/raw/master/csl-citation.json"}</w:instrText>
      </w:r>
      <w:r>
        <w:fldChar w:fldCharType="separate"/>
      </w:r>
      <w:bookmarkStart w:id="3" w:name="__Fieldmark__104_786546498"/>
      <w:r>
        <w:rPr/>
        <w:t xml:space="preserve">(Costello </w:t>
      </w:r>
      <w:r>
        <w:rPr>
          <w:i/>
        </w:rPr>
        <w:t>et al.</w:t>
      </w:r>
      <w:r>
        <w:rPr/>
        <w:t xml:space="preserve">, 2012; Dowling </w:t>
      </w:r>
      <w:r>
        <w:rPr>
          <w:i/>
        </w:rPr>
        <w:t>et al.</w:t>
      </w:r>
      <w:r>
        <w:rPr/>
        <w:t>, 2015)</w:t>
      </w:r>
      <w:r>
        <w:rPr/>
      </w:r>
      <w:r>
        <w:fldChar w:fldCharType="end"/>
      </w:r>
      <w:bookmarkEnd w:id="3"/>
      <w:r>
        <w:rPr/>
        <w:t>. Recently, many data-limited approaches have been developed to meet an increase demand for science-based fisheries management for unassessed fisheries</w:t>
      </w:r>
      <w:ins w:id="26" w:author="Unknown Author" w:date="2018-10-02T19:21:00Z">
        <w:r>
          <w:rPr/>
          <w:t xml:space="preserve">, </w:t>
        </w:r>
      </w:ins>
      <w:ins w:id="27" w:author="Unknown Author" w:date="2018-10-02T19:21:00Z">
        <w:r>
          <w:rPr/>
          <w:t xml:space="preserve">stocks and species </w:t>
        </w:r>
      </w:ins>
      <w:r>
        <w:rPr/>
        <w:t xml:space="preserve"> where resources are limited </w:t>
      </w:r>
      <w:r>
        <w:fldChar w:fldCharType="begin"/>
      </w:r>
      <w:r>
        <w:instrText>ADDIN CSL_CITATION {"citationItems":[{"id":"ITEM-1","itemData":{"DOI":"10.1016/j.fishres.2011.04.024","ISBN":"0165-7836","ISSN":"01657836","abstract":"The determination of harvest limits for data-poor and data-limited stocks poses unique challenges for traditional complex stock assessment methods. Simulation is used to examine the performance of two new data-poor assessment methods, Depletion Corrected Average Catch (DCAC) and Depletion-Based Stock Reduction Analysis (DB-SRA), and a more complex catch-at-age method, Stock Synthesis (SS), in terms of estimating harvest levels for two life-history types (U.S. west coast flatfish and rockfish) under varying mis-specifications of parameter distributions. DCAC and DB-SRA are fairly robust to mis-specification of the distributions for natural mortality and the productivity parameter (the fishing mortality rate that corresponds to maximum sustainable yield relative to natural mortality) for the flatfish life-history, but led to greater error for the rockfish life-history when estimating harvest levels that would not result in overfishing. SS estimates of the harvest level increased when natural mortality was set to a higher value than the true value for both life-histories. Both DCAC and DB-SRA were highly sensitive to the assumed distribution for the ratio of the current to starting biomass and provided overestimates of the harvest level when based on an overly optimistic value for this ratio. ?? 2011.","author":[{"dropping-particle":"","family":"Wetzel","given":"Chantell R.","non-dropping-particle":"","parse-names":false,"suffix":""},{"dropping-particle":"","family":"Punt","given":"Andre E.","non-dropping-particle":"","parse-names":false,"suffix":""}],"container-title":"Fisheries Research","id":"ITEM-1","issue":"2","issued":{"date-parts":[["2011"]]},"page":"342-355","publisher":"Elsevier B.V.","title":"Model performance for the determination of appropriate harvest levels in the case of data-poor stocks","type":"article-journal","volume":"110"},"uris":["http://www.mendeley.com/documents/?uuid=9e15c10f-2bc9-4ef6-8b9d-13ca52f9e603"]},{"id":"ITEM-2","itemData":{"DOI":"10.1126/science.1223389","ISSN":"1095-9203","PMID":"23019613","abstract":"Recent reports suggest that many well-assessed fisheries in developed countries are moving toward sustainability. We examined whether the same conclusion holds for fisheries lacking formal assessment, which comprise &gt;80% of global catch. We developed a method using species' life-history, catch, and fishery development data to estimate the status of thousands of unassessed fisheries worldwide. We found that small unassessed fisheries are in substantially worse condition than assessed fisheries, but that large unassessed fisheries may be performing nearly as well as their assessed counterparts. Both small and large stocks, however, continue to decline; 64% of unassessed stocks could provide increased sustainable harvest if rebuilt. Our results suggest that global fishery recovery would simultaneously create increases in abundance (56%) and fishery yields (8 to 40%).","author":[{"dropping-particle":"","family":"Costello","given":"Christopher","non-dropping-particle":"","parse-names":false,"suffix":""},{"dropping-particle":"","family":"Ovando","given":"Daniel","non-dropping-particle":"","parse-names":false,"suffix":""},{"dropping-particle":"","family":"Hilborn","given":"Ray","non-dropping-particle":"","parse-names":false,"suffix":""},{"dropping-particle":"","family":"Gaines","given":"Steven D","non-dropping-particle":"","parse-names":false,"suffix":""},{"dropping-particle":"","family":"Deschenes","given":"Olivier","non-dropping-particle":"","parse-names":false,"suffix":""},{"dropping-particle":"","family":"Lester","given":"Sarah E","non-dropping-particle":"","parse-names":false,"suffix":""}],"container-title":"Science (New York, N.Y.)","id":"ITEM-2","issue":"6106","issued":{"date-parts":[["2012","10","26"]]},"page":"517-20","title":"Status and solutions for the world's unassessed fisheries.","type":"article-journal","volume":"338"},"uris":["http://www.mendeley.com/documents/?uuid=3eca02d5-1bb6-4324-8980-b8de27a86f7c"]},{"id":"ITEM-3","itemData":{"DOI":"10.1017/CBO9781107415324.004","ISBN":"9788578110796","ISSN":"1098-6596","PMID":"25246403","abstract":"Estimation of population abundances in the absence of good observational data is notoriously difficult, yet urgently needed for biodiversity conservation and sustainable use of natural resources. In the field of fisheries research, management regulations have for long demanded population abundance estimates even if data available are sparse, leading the development of a range of fish stock assessment methods designed for data-poor populations. Here, we present methods developed within the context of fisheries research that can be applied to conduct population abundance estimations when facing data-limitations. We begin the review from the less data-demanding approaches and continue with more data-intensive ones. We discuss the advantages and caveats of these approaches the challenges and management implications associated with data-poor stock assessments and we propose the implementation of the Bayesian hierarchical framework as the most promising avenue for future development and improvement of the current practices","author":[{"dropping-particle":"","family":"Chrysafi","given":"Anna","non-dropping-particle":"","parse-names":false,"suffix":""},{"dropping-particle":"","family":"Kuparinen","given":"Anna","non-dropping-particle":"","parse-names":false,"suffix":""}],"container-title":"Environmental Reviews","id":"ITEM-3","issued":{"date-parts":[["2016"]]},"page":"1-44","title":"Assessing abundance of populations with limited data: Lessons learned from data-poor fisheries stock assessment","type":"article-journal","volume":"1"},"uris":["http://www.mendeley.com/documents/?uuid=8e01c6e2-c2f8-4792-a496-51112ea52bcd"]},{"id":"ITEM-4","itemData":{"DOI":"10.1016/j.fishres.2014.11.005","ISBN":"0165-7836","ISSN":"01657836","abstract":"Harvest strategy approaches based around empirical indicators and/or control rules are beginning to be accepted in a growing range of data- and capacity-poor fisheries. While there is an increasing body of work around developing empirical indicators and control rules in data-poor contexts, this has typically been done on a case-specific basis. There remains a need for general guidance on formulating control rules that link empirical indicators with suitable management responses. Additionally, in the data-poor context, most literature has focused on empirical indicators and assessments, with less focus on decision rules and the incorporation of indicators and assessments in a harvest strategy framework. This review considers a range of harvest strategy options, focusing on empirical indicators and decision rules available for data-poor species and fisheries. These clearly illustrate that a paucity of information is not a reason to avoid developing harvest strategies, and that a range of pragmatic approaches are available regardless of the available data, life-history of the target species, nature of fishing operations, or the available research capacity. There is considerable scope for further work in this field, but arguably there is a comprehensive repository of approaches and decision rules that, when combined with the guidelines, form a solid foundation and toolkit for all but the most data-poor species and fisheries.","author":[{"dropping-particle":"","family":"Dowling","given":"N. A.","non-dropping-particle":"","parse-names":false,"suffix":""},{"dropping-particle":"","family":"Dichmont","given":"C. M.","non-dropping-particle":"","parse-names":false,"suffix":""},{"dropping-particle":"","family":"Haddon","given":"M.","non-dropping-particle":"","parse-names":false,"suffix":""},{"dropping-particle":"","family":"Smith","given":"D. C.","non-dropping-particle":"","parse-names":false,"suffix":""},{"dropping-particle":"","family":"Smith","given":"A. D M","non-dropping-particle":"","parse-names":false,"suffix":""},{"dropping-particle":"","family":"Sainsbury","given":"K.","non-dropping-particle":"","parse-names":false,"suffix":""}],"container-title":"Fisheries Research","id":"ITEM-4","issued":{"date-parts":[["2015"]]},"page":"141-153","publisher":"Elsevier B.V.","title":"Empirical harvest strategies for data-poor fisheries: A review of the literature","type":"article-journal","volume":"171"},"uris":["http://www.mendeley.com/documents/?uuid=b869e5e2-a3fe-40ef-a920-7006597e02c0"]},{"id":"ITEM-5","itemData":{"DOI":"10.1111/conl.12363","ISSN":"1755263X","author":[{"dropping-particle":"","family":"Rosenberg","given":"Andrew A.","non-dropping-particle":"","parse-names":false,"suffix":""},{"dropping-particle":"","family":"Kleisner","given":"Kristin M.","non-dropping-particle":"","parse-names":false,"suffix":""},{"dropping-particle":"","family":"Afflerbach","given":"Jamie","non-dropping-particle":"","parse-names":false,"suffix":""},{"dropping-particle":"","family":"Anderson","given":"Sean C.","non-dropping-particle":"","parse-names":false,"suffix":""},{"dropping-particle":"","family":"Dickey-Collas","given":"Mark","non-dropping-particle":"","parse-names":false,"suffix":""},{"dropping-particle":"","family":"Cooper","given":"Andrew B.","non-dropping-particle":"","parse-names":false,"suffix":""},{"dropping-particle":"","family":"Fogarty","given":"Michael J.","non-dropping-particle":"","parse-names":false,"suffix":""},{"dropping-particle":"","family":"Fulton","given":"Elizabeth A.","non-dropping-particle":"","parse-names":false,"suffix":""},{"dropping-particle":"","family":"Gutiérrez","given":"Nicolás L.","non-dropping-particle":"","parse-names":false,"suffix":""},{"dropping-particle":"","family":"Hyde","given":"Kimberly J.W.","non-dropping-particle":"","parse-names":false,"suffix":""},{"dropping-particle":"","family":"Jardim","given":"Ernesto","non-dropping-particle":"","parse-names":false,"suffix":""},{"dropping-particle":"","family":"Jensen","given":"Olaf P.","non-dropping-particle":"","parse-names":false,"suffix":""},{"dropping-particle":"","family":"Kristiansen","given":"Trond","non-dropping-particle":"","parse-names":false,"suffix":""},{"dropping-particle":"","family":"Longo","given":"Catherine","non-dropping-particle":"","parse-names":false,"suffix":""},{"dropping-particle":"V.","family":"Minte-Vera","given":"Carolina","non-dropping-particle":"","parse-names":false,"suffix":""},{"dropping-particle":"","family":"Minto","given":"Cóilín","non-dropping-particle":"","parse-names":false,"suffix":""},{"dropping-particle":"","family":"Mosqueira","given":"Iago","non-dropping-particle":"","parse-names":false,"suffix":""},{"dropping-particle":"","family":"Osio","given":"Giacomo Chato","non-dropping-particle":"","parse-names":false,"suffix":""},{"dropping-particle":"","family":"Ovando","given":"Daniel","non-dropping-particle":"","parse-names":false,"suffix":""},{"dropping-particle":"","family":"Selig","given":"Elizabeth R.","non-dropping-particle":"","parse-names":false,"suffix":""},{"dropping-particle":"","family":"Thorson","given":"James T.","non-dropping-particle":"","parse-names":false,"suffix":""},{"dropping-particle":"","family":"Walsh","given":"Jessica C.","non-dropping-particle":"","parse-names":false,"suffix":""},{"dropping-particle":"","family":"Ye","given":"Yimin","non-dropping-particle":"","parse-names":false,"suffix":""}],"container-title":"Conservation Letters","id":"ITEM-5","issue":"April","issued":{"date-parts":[["2017"]]},"page":"1-9","title":"Applying a New Ensemble Approach to Estimating Stock Status of Marine Fisheries Around the World","type":"article-journal","volume":"00"},"uris":["http://www.mendeley.com/documents/?uuid=7c6d4c25-24d1-4e64-a39a-71ba95be94e7"]}],"mendeley":{"formattedCitation":"(Wetzel and Punt, 2011; Costello &lt;i&gt;et al.&lt;/i&gt;, 2012; Dowling &lt;i&gt;et al.&lt;/i&gt;, 2015; Chrysafi and Kuparinen, 2016; Rosenberg &lt;i&gt;et al.&lt;/i&gt;, 2017)","manualFormatting":"(Wetzel and Punt 2011; Costello et al. 2012; Dowling et al. 2015, 2016; Chrysafi and Kuparinen 2016; Rosenberg et al. 2017)","plainTextFormattedCitation":"(Wetzel and Punt, 2011; Costello et al., 2012; Dowling et al., 2015; Chrysafi and Kuparinen, 2016; Rosenberg et al., 2017)","previouslyFormattedCitation":"(Wetzel and Punt, 2011; Costello &lt;i&gt;et al.&lt;/i&gt;, 2012; Dowling &lt;i&gt;et al.&lt;/i&gt;, 2015; Chrysafi and Kuparinen, 2016; Rosenberg &lt;i&gt;et al.&lt;/i&gt;, 2017)"},"properties":{"noteIndex":0},"schema":"https://github.com/citation-style-language/schema/raw/master/csl-citation.json"}</w:instrText>
      </w:r>
      <w:r>
        <w:fldChar w:fldCharType="separate"/>
      </w:r>
      <w:bookmarkStart w:id="4" w:name="__Fieldmark__127_786546498"/>
      <w:r>
        <w:rPr/>
        <w:t xml:space="preserve">(Wetzel and Punt 2011; Costello </w:t>
      </w:r>
      <w:r>
        <w:rPr>
          <w:i/>
        </w:rPr>
        <w:t>et al.</w:t>
      </w:r>
      <w:r>
        <w:rPr/>
        <w:t xml:space="preserve"> 2012; Dowling </w:t>
      </w:r>
      <w:r>
        <w:rPr>
          <w:i/>
        </w:rPr>
        <w:t>et al.</w:t>
      </w:r>
      <w:r>
        <w:rPr/>
        <w:t xml:space="preserve"> 2015, 2016; Chrysafi and Kuparinen 2016; Rosenberg </w:t>
      </w:r>
      <w:r>
        <w:rPr>
          <w:i/>
        </w:rPr>
        <w:t>et al.</w:t>
      </w:r>
      <w:r>
        <w:rPr/>
        <w:t xml:space="preserve"> 2017)</w:t>
      </w:r>
      <w:r>
        <w:rPr/>
      </w:r>
      <w:r>
        <w:fldChar w:fldCharType="end"/>
      </w:r>
      <w:bookmarkEnd w:id="4"/>
      <w:r>
        <w:rPr/>
        <w:t>.</w:t>
      </w:r>
    </w:p>
    <w:p>
      <w:pPr>
        <w:pStyle w:val="Normal"/>
        <w:spacing w:lineRule="auto" w:line="480"/>
        <w:ind w:firstLine="720"/>
        <w:rPr/>
      </w:pPr>
      <w:r>
        <w:rPr/>
        <w:t xml:space="preserve">Assessing stocks using </w:t>
      </w:r>
      <w:del w:id="28" w:author="Unknown Author" w:date="2018-10-02T19:22:00Z">
        <w:r>
          <w:rPr/>
          <w:delText>primarily</w:delText>
        </w:r>
      </w:del>
      <w:ins w:id="29" w:author="Unknown Author" w:date="2018-10-02T19:22:00Z">
        <w:r>
          <w:rPr/>
          <w:t>only</w:t>
        </w:r>
      </w:ins>
      <w:r>
        <w:rPr/>
        <w:t xml:space="preserve"> catch data started many years ago with the </w:t>
      </w:r>
      <w:del w:id="30" w:author="Unknown Author" w:date="2018-10-02T19:24:00Z">
        <w:r>
          <w:rPr/>
          <w:delText>introduction</w:delText>
        </w:r>
      </w:del>
      <w:ins w:id="31" w:author="Unknown Author" w:date="2018-10-02T19:24:00Z">
        <w:r>
          <w:rPr/>
          <w:t>development</w:t>
        </w:r>
      </w:ins>
      <w:r>
        <w:rPr/>
        <w:t xml:space="preserve"> of Stock Reduction Analysis, </w:t>
      </w:r>
      <w:ins w:id="32" w:author="Unknown Author" w:date="2018-10-02T19:24:00Z">
        <w:r>
          <w:rPr/>
          <w:t>(</w:t>
        </w:r>
      </w:ins>
      <w:r>
        <w:rPr/>
        <w:t>SRA</w:t>
      </w:r>
      <w:del w:id="33" w:author="Unknown Author" w:date="2018-10-02T19:28:00Z">
        <w:r>
          <w:rPr/>
          <w:delText xml:space="preserve"> </w:delText>
        </w:r>
      </w:del>
      <w:ins w:id="34" w:author="Unknown Author" w:date="2018-10-02T19:28:00Z">
        <w:r>
          <w:rPr/>
          <w:t>;</w:t>
        </w:r>
      </w:ins>
      <w:r>
        <w:fldChar w:fldCharType="begin"/>
      </w:r>
      <w:r/>
      <w:r>
        <w:fldChar w:fldCharType="separate"/>
      </w:r>
      <w:del w:id="35" w:author="Unknown Author" w:date="2018-10-02T19:28:00Z">
        <w:r>
          <w:rPr/>
        </w:r>
      </w:del>
      <w:del w:id="36" w:author="Unknown Author" w:date="2018-10-02T19:24:00Z">
        <w:r>
          <w:rPr/>
          <w:delText>(</w:delText>
        </w:r>
      </w:del>
      <w:bookmarkStart w:id="5" w:name="__Fieldmark__148_786546498"/>
      <w:r>
        <w:rPr/>
        <w:t xml:space="preserve">Kimura and Tagart, 1982; Kimura </w:t>
      </w:r>
      <w:r>
        <w:rPr>
          <w:i/>
        </w:rPr>
        <w:t>et al.</w:t>
      </w:r>
      <w:r>
        <w:rPr/>
        <w:t>, 1984)</w:t>
      </w:r>
      <w:r>
        <w:rPr/>
      </w:r>
      <w:r>
        <w:fldChar w:fldCharType="end"/>
      </w:r>
      <w:bookmarkEnd w:id="5"/>
      <w:r>
        <w:rPr/>
        <w:t xml:space="preserve">. Since then, </w:t>
      </w:r>
      <w:del w:id="37" w:author="Unknown Author" w:date="2018-10-02T19:30:00Z">
        <w:r>
          <w:rPr/>
          <w:delText xml:space="preserve">many </w:delText>
        </w:r>
      </w:del>
      <w:del w:id="38" w:author="Unknown Author" w:date="2018-10-02T19:29:00Z">
        <w:r>
          <w:rPr/>
          <w:delText>methods have been developed to estimate population</w:delText>
        </w:r>
      </w:del>
      <w:ins w:id="39" w:author="Unknown Author" w:date="2018-10-02T19:29:00Z">
        <w:r>
          <w:rPr/>
          <w:t>the method has been extended to estimate</w:t>
        </w:r>
      </w:ins>
      <w:r>
        <w:rPr/>
        <w:t xml:space="preserve"> productivity and </w:t>
      </w:r>
      <w:ins w:id="40" w:author="Unknown Author" w:date="2018-10-02T19:29:00Z">
        <w:r>
          <w:rPr/>
          <w:t xml:space="preserve"> </w:t>
        </w:r>
      </w:ins>
      <w:r>
        <w:rPr/>
        <w:t xml:space="preserve">reconstruct historical abundance trends </w:t>
      </w:r>
      <w:del w:id="41" w:author="Unknown Author" w:date="2018-10-02T19:30:00Z">
        <w:r>
          <w:rPr/>
          <w:delText>combining time series of catch data with</w:delText>
        </w:r>
      </w:del>
      <w:ins w:id="42" w:author="Unknown Author" w:date="2018-10-02T19:30:00Z">
        <w:r>
          <w:rPr/>
          <w:t>by making</w:t>
        </w:r>
      </w:ins>
      <w:r>
        <w:rPr/>
        <w:t xml:space="preserve"> assumptions about final biomass relative to unfished or initial biomass (i.e., stock depletion; </w:t>
      </w:r>
      <w:r>
        <w:fldChar w:fldCharType="begin"/>
      </w:r>
      <w:r>
        <w:instrText>ADDIN CSL_CITATION {"citationItems":[{"id":"ITEM-1","itemData":{"DOI":"10.1016/j.fishres.2014.03.024","ISSN":"01657836","abstract":"Legislative changes in the United States and elsewhere now require scientific advice on catch limits for data-poor fisheries. The family of stock reduction analysis (SRA) models is widely used to calculate sustainable harvest levels given a time series of harvest data. SRA works by solving the catch equation given an assumed value for spawning biomass relative to unfished levels in the final (or recent) year, and resulting estimates of recent fishing mortality are biased when this assumed value is mis-specified. We therefore propose to replace this assumption when estimating stock status by using compositional data in recent years to estimate a catch curve and hence estimating fishing mortality in those years. We compare this new \"catch-curve stock reduction analysis\" (CC-SRA) with an SRA or catch curve using simulated data for slow or fast life histories and various magnitudes of recruitment variability. Results confirm that the SRA yields biased estimates of current fishing mortality given mis-specified information about recent spawning biomass, and that the catch curve is biased due to changes in fishing mortality over time. CC-SRA, by contrast, is approximately unbiased for low or moderate recruitment variability, and less biased than other methods given high recruitment variability. We therefore recommend CC-SRA as a data-poor assessment method that incorporates compositional data collection in recent years, and suggest future management strategy evaluation given a data-poor control rule.","author":[{"dropping-particle":"","family":"Thorson","given":"James T.","non-dropping-particle":"","parse-names":false,"suffix":""},{"dropping-particle":"","family":"Cope","given":"Jason M.","non-dropping-particle":"","parse-names":false,"suffix":""}],"container-title":"Fisheries Research","id":"ITEM-1","issued":{"date-parts":[["2015"]]},"page":"33-41","publisher":"Elsevier B.V.","title":"Catch curve stock-reduction analysis: An alternative solution to the catch equations","type":"article-journal","volume":"171"},"uris":["http://www.mendeley.com/documents/?uuid=5da554bf-6f1a-4d15-b2b0-5d68768ba0fe"]}],"mendeley":{"formattedCitation":"(Thorson and Cope, 2015)","manualFormatting":"Thorson and Cope 2015)","plainTextFormattedCitation":"(Thorson and Cope, 2015)","previouslyFormattedCitation":"(Thorson and Cope, 2015)"},"properties":{"noteIndex":0},"schema":"https://github.com/citation-style-language/schema/raw/master/csl-citation.json"}</w:instrText>
      </w:r>
      <w:r>
        <w:fldChar w:fldCharType="separate"/>
      </w:r>
      <w:bookmarkStart w:id="6" w:name="__Fieldmark__158_786546498"/>
      <w:r>
        <w:rPr/>
        <w:t>Thorson and Cope 2015)</w:t>
      </w:r>
      <w:r>
        <w:rPr/>
      </w:r>
      <w:r>
        <w:fldChar w:fldCharType="end"/>
      </w:r>
      <w:bookmarkEnd w:id="6"/>
      <w:r>
        <w:rPr/>
        <w:t xml:space="preserve">. SRA has </w:t>
      </w:r>
      <w:del w:id="43" w:author="Unknown Author" w:date="2018-10-02T19:34:00Z">
        <w:r>
          <w:rPr/>
          <w:delText xml:space="preserve">been </w:delText>
        </w:r>
      </w:del>
      <w:ins w:id="44" w:author="Unknown Author" w:date="2018-10-02T19:34:00Z">
        <w:r>
          <w:rPr/>
          <w:t>subsequently</w:t>
        </w:r>
      </w:ins>
      <w:ins w:id="45" w:author="Unknown Author" w:date="2018-10-02T19:30:00Z">
        <w:r>
          <w:rPr/>
          <w:t xml:space="preserve"> </w:t>
        </w:r>
      </w:ins>
      <w:ins w:id="46" w:author="Unknown Author" w:date="2018-10-02T19:33:00Z">
        <w:r>
          <w:rPr/>
          <w:t xml:space="preserve">been further </w:t>
        </w:r>
      </w:ins>
      <w:r>
        <w:rPr/>
        <w:t>ex</w:t>
      </w:r>
      <w:ins w:id="47" w:author="Unknown Author" w:date="2018-10-02T19:33:00Z">
        <w:r>
          <w:rPr/>
          <w:t>tended</w:t>
        </w:r>
      </w:ins>
      <w:del w:id="48" w:author="Unknown Author" w:date="2018-10-02T19:33:00Z">
        <w:r>
          <w:rPr/>
          <w:delText>panded</w:delText>
        </w:r>
      </w:del>
      <w:r>
        <w:rPr/>
        <w:t xml:space="preserve"> to incorporate stochastic variability in population dynamics (Stochastic-SRA; </w:t>
      </w:r>
      <w:r>
        <w:fldChar w:fldCharType="begin"/>
      </w:r>
      <w:r>
        <w:instrText>ADDIN CSL_CITATION {"citationItems":[{"id":"ITEM-1","itemData":{"DOI":"10.1139/f05-213","ISBN":"0706-652X","ISSN":"0706-652X","abstract":"Stock reduction analysis (SRA) can complement more detailed assessment methods by using long-term \\nhistorical catches to estimate recruitment rates needed to have produced those catches, yet still end up with stock sizes \\nnear those estimated by the detailed methods. A longer historical perspective can also add information to the estimation \\nof reference points such as unfished biomass (B0) or target biomass (BMSY). Deterministic SRA models provide a single \\nstock size trajectory that is vanishingly unlikely to have actually occurred, while stochastic SRA attempts to provide \\nprobability distributions for stock size over time under alternative hypotheses about unfished recruitment rates and \\nabout variability around assumed stock–recruitment relationships. These distributions can be generated with age- \\nstructured population models by doing large numbers of Monte Carlo simulation trials and retaining those sample trials \\nfor which the stock would not have been driven to extinction by historical catches. By resampling from these trials \\nusing likelihood weights (sampling – importance resampling method), it is possible to move into fully Bayesian, state– \\nspace assessment modeling through a series of straightforward steps and to provide understandable visualization of how \\nmuch the data help to reduce uncertainty about historical fishing impacts and stock status.","author":[{"dropping-particle":"","family":"Walters","given":"Carl J","non-dropping-particle":"","parse-names":false,"suffix":""},{"dropping-particle":"","family":"Martell","given":"Steven J.D.","non-dropping-particle":"","parse-names":false,"suffix":""},{"dropping-particle":"","family":"Korman","given":"Josh","non-dropping-particle":"","parse-names":false,"suffix":""}],"container-title":"Canadian Journal of Fisheries and Aquatic Sciences","id":"ITEM-1","issue":"1","issued":{"date-parts":[["2006"]]},"page":"212-223","title":"A stochastic approach to stock reduction analysis","type":"article-journal","volume":"63"},"uris":["http://www.mendeley.com/documents/?uuid=cc2cddf5-2c38-438c-a487-0f9df6d875e8"]}],"mendeley":{"formattedCitation":"(Walters &lt;i&gt;et al.&lt;/i&gt;, 2006)","manualFormatting":"Walters et al. 2006)","plainTextFormattedCitation":"(Walters et al., 2006)","previouslyFormattedCitation":"(Walters &lt;i&gt;et al.&lt;/i&gt;, 2006)"},"properties":{"noteIndex":0},"schema":"https://github.com/citation-style-language/schema/raw/master/csl-citation.json"}</w:instrText>
      </w:r>
      <w:r>
        <w:fldChar w:fldCharType="separate"/>
      </w:r>
      <w:bookmarkStart w:id="7" w:name="__Fieldmark__163_786546498"/>
      <w:r>
        <w:rPr/>
        <w:t xml:space="preserve">Walters </w:t>
      </w:r>
      <w:r>
        <w:rPr>
          <w:i/>
        </w:rPr>
        <w:t>et al.</w:t>
      </w:r>
      <w:r>
        <w:rPr/>
        <w:t xml:space="preserve"> 2006)</w:t>
      </w:r>
      <w:r>
        <w:rPr/>
      </w:r>
      <w:r>
        <w:fldChar w:fldCharType="end"/>
      </w:r>
      <w:bookmarkEnd w:id="7"/>
      <w:r>
        <w:rPr/>
        <w:t xml:space="preserve">, a flexible shape for the production function (Depletion-Based SRA; </w:t>
      </w:r>
      <w:r>
        <w:fldChar w:fldCharType="begin"/>
      </w:r>
      <w:r>
        <w:instrText>ADDIN CSL_CITATION {"citationItems":[{"id":"ITEM-1","itemData":{"DOI":"10.1016/j.fishres.2011.05.007","ISSN":"01657836","abstract":"We describe a method for determining reasonable yield and management reference points for data-poor fisheries in cases where approximate catches are known from the beginning of exploitation. The method, called Depletion-Based Stock Reduction Analysis (DB-SRA), merges stochastic Stock-Reduction Analysis with Depletion-Corrected Average Catch. Data requirements include estimates of historical annual catches, approximate natural mortality rate and age at maturity. A production function is specified based on general fishery knowledge of the relative location of maximum productivity and the relationship of MSY fishing rate to the natural mortality rate. This leaves unfished biomass as the only unknown parameter, which can be estimated given a designated relative depletion level near the end of the time series. The method produces probability distributions of management reference points concerning yield and biomass. Uncertainties in natural mortality, stock dynamics, optimal harvest rates, and recent stock status are incorporated using Monte Carlo exploration. Comparison of model outputs to data-rich stock assessments suggests that the method is effective for estimating sustainable yields for data-poor stocks. © 2011.","author":[{"dropping-particle":"","family":"Dick","given":"E. J.","non-dropping-particle":"","parse-names":false,"suffix":""},{"dropping-particle":"","family":"MacCall","given":"Alec D.","non-dropping-particle":"","parse-names":false,"suffix":""}],"container-title":"Fisheries Research","id":"ITEM-1","issue":"2","issued":{"date-parts":[["2011"]]},"page":"331-341","publisher":"Elsevier B.V.","title":"Depletion-Based Stock Reduction Analysis: A catch-based method for determining sustainable yields for data-poor fish stocks","type":"article-journal","volume":"110"},"uris":["http://www.mendeley.com/documents/?uuid=00700675-19b2-4b6a-9d3a-5f57d24ebed7"]}],"mendeley":{"formattedCitation":"(Dick and MacCall, 2011)","manualFormatting":"Dick and MacCall 2011)","plainTextFormattedCitation":"(Dick and MacCall, 2011)","previouslyFormattedCitation":"(Dick and MacCall, 2011)"},"properties":{"noteIndex":0},"schema":"https://github.com/citation-style-language/schema/raw/master/csl-citation.json"}</w:instrText>
      </w:r>
      <w:r>
        <w:fldChar w:fldCharType="separate"/>
      </w:r>
      <w:bookmarkStart w:id="8" w:name="__Fieldmark__174_786546498"/>
      <w:r>
        <w:rPr/>
        <w:t>Dick and MacCall 2011)</w:t>
      </w:r>
      <w:r>
        <w:rPr/>
      </w:r>
      <w:r>
        <w:fldChar w:fldCharType="end"/>
      </w:r>
      <w:bookmarkEnd w:id="8"/>
      <w:r>
        <w:rPr/>
        <w:t xml:space="preserve">, prior information regarding resilience and population abundance at the start of the catch time series </w:t>
      </w:r>
      <w:r>
        <w:fldChar w:fldCharType="begin"/>
      </w:r>
      <w:r>
        <w:instrText>ADDIN CSL_CITATION {"citationItems":[{"id":"ITEM-1","itemData":{"DOI":"10.1111/j.1467-2979.2012.00485.x","ISSN":"14672960","author":[{"dropping-particle":"","family":"Martell","given":"Steven","non-dropping-particle":"","parse-names":false,"suffix":""},{"dropping-particle":"","family":"Froese","given":"Rainer","non-dropping-particle":"","parse-names":false,"suffix":""}],"container-title":"Fish and Fisheries","id":"ITEM-1","issue":"4","issued":{"date-parts":[["2013","12"]]},"page":"504-514","title":"A simple method for estimating MSY from catch and resilience","type":"article-journal","volume":"14"},"uris":["http://www.mendeley.com/documents/?uuid=44fbdc14-61a9-3581-9247-22ba96d789ae"]},{"id":"ITEM-2","itemData":{"DOI":"10.1111/faf.12190","ISSN":"14672979","abstract":"This study presents a Monte Carlo method (CMSY) for estimating fisheries reference points from catch, resilience and qualitative stock status information on data-lim-ited stocks. It also presents a Bayesian state-space implementation of the Schaefer production model (BSM), fitted to catch and biomass or catch-per-unit-of-effort (CPUE) data. Special emphasis was given to derive informative priors for productiv-ity, unexploited stock size, catchability and biomass from population dynamics the-ory. Both models gave good predictions of the maximum intrinsic rate of population increase r, unexploited stock size k and maximum sustainable yield MSY when validated against simulated data with known parameter values. CMSY provided, in addition, reasonable predictions of relative biomass and exploitation rate. Both models were evaluated against 128 real stocks, where estimates of bio-mass were available from full stock assessments. BSM estimates of r, k and MSY were used as benchmarks for the respective CMSY estimates and were not signifi-cantly different in 76% of the stocks. A similar test against 28 data-limited stocks, where CPUE instead of biomass was available, showed that BSM and CMSY esti-mates of r, k and MSY were not significantly different in 89% of the stocks. Both CMSY and BSM combine the production model with a simple stock–recruitment model, accounting for reduced recruitment at severely depleted stock sizes.","author":[{"dropping-particle":"","family":"Froese","given":"Rainer","non-dropping-particle":"","parse-names":false,"suffix":""},{"dropping-particle":"","family":"Demirel","given":"Nazli","non-dropping-particle":"","parse-names":false,"suffix":""},{"dropping-particle":"","family":"Coro","given":"Gianpaolo","non-dropping-particle":"","parse-names":false,"suffix":""},{"dropping-particle":"","family":"Kleisner","given":"Kristin M.","non-dropping-particle":"","parse-names":false,"suffix":""},{"dropping-particle":"","family":"Winker","given":"Henning","non-dropping-particle":"","parse-names":false,"suffix":""}],"container-title":"Fish and Fisheries","id":"ITEM-2","issue":"3","issued":{"date-parts":[["2017"]]},"page":"506-526","title":"Estimating fisheries reference points from catch and resilience","type":"article-journal","volume":"18"},"uris":["http://www.mendeley.com/documents/?uuid=93aa73bf-c5f0-45c8-b578-98a54106a350"]}],"mendeley":{"formattedCitation":"(Martell and Froese, 2013; Froese &lt;i&gt;et al.&lt;/i&gt;, 2017)","manualFormatting":"(Catch-MSY; Martell and Froese 2013; Froese et al. 2017)","plainTextFormattedCitation":"(Martell and Froese, 2013; Froese et al., 2017)","previouslyFormattedCitation":"(Martell and Froese, 2013; Froese &lt;i&gt;et al.&lt;/i&gt;, 2017)"},"properties":{"noteIndex":0},"schema":"https://github.com/citation-style-language/schema/raw/master/csl-citation.json"}</w:instrText>
      </w:r>
      <w:r>
        <w:fldChar w:fldCharType="separate"/>
      </w:r>
      <w:bookmarkStart w:id="9" w:name="__Fieldmark__179_786546498"/>
      <w:r>
        <w:rPr/>
        <w:t xml:space="preserve">(Catch-MSY; Martell and Froese 2013; Froese </w:t>
      </w:r>
      <w:r>
        <w:rPr>
          <w:i/>
        </w:rPr>
        <w:t>et al.</w:t>
      </w:r>
      <w:r>
        <w:rPr/>
        <w:t xml:space="preserve"> 2017)</w:t>
      </w:r>
      <w:r>
        <w:rPr/>
      </w:r>
      <w:r>
        <w:fldChar w:fldCharType="end"/>
      </w:r>
      <w:bookmarkEnd w:id="9"/>
      <w:r>
        <w:rPr/>
        <w:t xml:space="preserve">, and age-structured population dynamics (Simple Stock Synthesis; </w:t>
      </w:r>
      <w:r>
        <w:fldChar w:fldCharType="begin"/>
      </w:r>
      <w:r>
        <w:instrText>ADDIN CSL_CITATION {"citationItems":[{"id":"ITEM-1","itemData":{"DOI":"10.1016/j.fishres.2012.03.006","ISBN":"0165-7836","ISSN":"01657836","abstract":"Stock Synthesis (SS) is a likelihood-based statistical catch-at-age modeling environment allowing multiple data sources to be used to characterize population dynamics through time. While it is typically applied in data-rich circumstances, its suitability in data-limited situations is investigated in this work. Two \" Simple Stock Synthesis\" (SSS) approaches are outlined, each developed to mimic the Depletion-Based Stock Reduction Analysis (DB-SRA) estimation of overfishing limits (OFLs) currently applied to data-limited U.S. west coast groundfish species. SSS-MC uses Monte Carlo draws of natural mortality, steepness, and stock depletion and estimates initial recruitment, while SSS-MCMC estimates natural mortality, steepness, and initial recruitment while fitting to an artificial abundance survey representing stock depletion with an error distribution equivalent to the stock depletion prior used in DB-SRA. These approaches are applied to 45 species of unassessed groundfishes in the Pacific Fishery Management Council Groundfish Fishery Management Plan, and the OFL estimates are compared to corresponding DB-SRA estimates. Despite model structure and parameter specification differences, SSS led to results comparable to DB-SRA over a wide range of species and life histories. SSS models with sex-specific life history parameters and growth variability are also presented as examples of how the inherent flexibility of SS can be used to account for more uncertainty in derived quantities. SSS-MCMC, while exhibiting statistically undesirable traits due to the inclusion of the artificial survey, readily includes data-informed abundance surveys into an assessment framework consistent with more complex, data-informed assessments. Establishment of viable data-limited approaches in SS is a convenient first steps in \" building-up\" stock assessments towards fuller implementation in SS when additional data become available, while also providing a way to inform management in data-limited situations. ?? 2012.","author":[{"dropping-particle":"","family":"Cope","given":"Jason M.","non-dropping-particle":"","parse-names":false,"suffix":""}],"container-title":"Fisheries Research","id":"ITEM-1","issued":{"date-parts":[["2013"]]},"page":"3-14","publisher":"Elsevier B.V.","title":"Implementing a statistical catch-at-age model (Stock Synthesis) as a tool for deriving overfishing limits in data-limited situations","type":"article-journal","volume":"142"},"uris":["http://www.mendeley.com/documents/?uuid=0d7bc3e9-eaa7-4b9e-b243-0389b2eb6608"]}],"mendeley":{"formattedCitation":"(Cope, 2013)","manualFormatting":"Cope 2013)","plainTextFormattedCitation":"(Cope, 2013)","previouslyFormattedCitation":"(Cope, 2013)"},"properties":{"noteIndex":0},"schema":"https://github.com/citation-style-language/schema/raw/master/csl-citation.json"}</w:instrText>
      </w:r>
      <w:r>
        <w:fldChar w:fldCharType="separate"/>
      </w:r>
      <w:bookmarkStart w:id="10" w:name="__Fieldmark__194_786546498"/>
      <w:r>
        <w:rPr/>
        <w:t>Cope 2013)</w:t>
      </w:r>
      <w:r>
        <w:rPr/>
      </w:r>
      <w:r>
        <w:fldChar w:fldCharType="end"/>
      </w:r>
      <w:bookmarkEnd w:id="10"/>
      <w:r>
        <w:rPr/>
        <w:t xml:space="preserve">. Despite these differences, this family of catch-only models shares a common dependence upon prior assumptions about final stock depletion. Simulation testing indicates that these methods perform well only when assumptions regarding final relative abundance are met and </w:t>
      </w:r>
      <w:ins w:id="49" w:author="Unknown Author" w:date="2018-10-02T19:34:00Z">
        <w:r>
          <w:rPr/>
          <w:t>although they</w:t>
        </w:r>
      </w:ins>
      <w:ins w:id="50" w:author="Unknown Author" w:date="2018-10-02T19:35:00Z">
        <w:r>
          <w:rPr/>
          <w:t xml:space="preserve"> </w:t>
        </w:r>
      </w:ins>
      <w:r>
        <w:rPr/>
        <w:t xml:space="preserve">might be appropriate to predict sustainable catch or biomass, </w:t>
      </w:r>
      <w:ins w:id="51" w:author="Unknown Author" w:date="2018-10-02T19:35:00Z">
        <w:r>
          <w:rPr/>
          <w:t>but not to</w:t>
        </w:r>
      </w:ins>
      <w:del w:id="52" w:author="Unknown Author" w:date="2018-10-02T19:35:00Z">
        <w:r>
          <w:rPr/>
          <w:delText>but not to</w:delText>
        </w:r>
      </w:del>
      <w:r>
        <w:rPr/>
        <w:t xml:space="preserve"> reconstruct abundance time series </w:t>
      </w:r>
      <w:r>
        <w:fldChar w:fldCharType="begin"/>
      </w:r>
      <w:r>
        <w:instrText>ADDIN CSL_CITATION {"citationItems":[{"id":"ITEM-1","itemData":{"DOI":"10.1016/j.fishres.2015.06.005","ISSN":"01657836","abstract":"The estimation of sustainable harvest limits for stocks that have never been assessed and have limited data available can be challenging. Harvest limits for previously un-assessed U.S. west coast groundfish have been set using catch-only methods (Depletion Corrected Average Catch [DCAC] and Depletion-Based Stock Reduction Analysis [DB-SRA]) for data-limited stocks, as well as catch and index based methods (Extended Depletion-Based Stock Reduction Analysis [XDB-SRA] and Extended Simple Stock Synthesis [XSSS]) for data-moderate stocks. To account for uncertainty and to prevent overfishing the harvest levels for U.S. west coast groundfish are reduced based upon the estimation method and the amount of data used. A management strategy evaluation was applied to evaluate the performance of each estimation method to provide benchmark harvest levels for two life-history types (U.S. west coast flatfish and rockfish) under varying misspecifications of the parameter distributions used by these methods. Both, data-moderate and catch-only (data-limited) methods, resulted in overfishing. &gt;. 0.50 (except XSSS in select scenarios) when the simulated stock was below the relative biomass target for both life-histories. Each of the data-moderate methods (XDB-SRA and XSSS) that applied biomass index data failed to estimate the correct stock status in the first assessment when an overly optimistic prior distribution about the stock status was assumed. However, during the projection period as the biomass index lengthened, the estimates of current stock size improved for both of these estimation methods, reducing the probability of overfishing to &lt;0.50 (except XSSS for one scenario). The ability to incorporate index data by the data-moderate methods resulted in improved estimates, as the data became more informative, for stock status and the subsequent harvest limits, that when reduced to account for uncertainty resulted in population stock sizes that either remain stable or rebuild toward the biomass targets for both life-histories. A notable exception was the performance of XDB-SRA for the flatfish life-history when the stock was at the target level and the prior was assumed correctly. In this instance the index data were non-informative, resulting in overfishing due to overly optimistic estimates of relative population size.","author":[{"dropping-particle":"","family":"Wetzel","given":"Chantel R.","non-dropping-particle":"","parse-names":false,"suffix":""},{"dropping-particle":"","family":"Punt","given":"André E.","non-dropping-particle":"","parse-names":false,"suffix":""}],"container-title":"Fisheries Research","id":"ITEM-1","issued":{"date-parts":[["2015"]]},"page":"170-187","publisher":"Elsevier B.V.","title":"Evaluating the performance of data-moderate and catch-only assessment methods for U.S. west coast groundfish","type":"article-journal","volume":"171"},"uris":["http://www.mendeley.com/documents/?uuid=e8126413-e35b-4009-a695-4a5555e7f354"]},{"id":"ITEM-2","itemData":{"DOI":"10.1016/j.fishres.2011.12.011","ISSN":"01657836","abstract":"Methods that use only fisheries catch records to determine the status of exploited fish populations have been used to draw important conclusions regarding the world's fisheries. The reliability of two such approaches is evaluated by simulating a range of fisheries development and overfishing scenarios. The success rate and bias of stock status classification by two catch-based methods is compared with those of two stock assessment methods that explicitly model population dynamics and use additional fishing effort data. On average the catch-based methods correctly classified the status of stocks in 31% and 34% of the cases considered. Two simple stock assessments successfully classified stock status in 57% and 59% of the cases. The catch-based methods and the surplus production stock assessment were negatively biased and on average provided overly pessimistic conclusions regarding stock status. Catch-based methods were more negatively biased on average than the stock assessment approaches.","author":[{"dropping-particle":"","family":"Carruthers","given":"Thomas R.","non-dropping-particle":"","parse-names":false,"suffix":""},{"dropping-particle":"","family":"Walters","given":"Carl J.","non-dropping-particle":"","parse-names":false,"suffix":""},{"dropping-particle":"","family":"McAllister","given":"Murdoch K.","non-dropping-particle":"","parse-names":false,"suffix":""}],"container-title":"Fisheries Research","id":"ITEM-2","issued":{"date-parts":[["2012"]]},"page":"66-79","title":"Evaluating methods that classify fisheries stock status using only fisheries catch data","type":"article-journal","volume":"119"},"uris":["http://www.mendeley.com/documents/?uuid=59698495-9f2a-312b-8bc5-3e37d061cc50"]}],"mendeley":{"formattedCitation":"(Carruthers &lt;i&gt;et al.&lt;/i&gt;, 2012; Wetzel and Punt, 2015)","plainTextFormattedCitation":"(Carruthers et al., 2012; Wetzel and Punt, 2015)","previouslyFormattedCitation":"(Carruthers &lt;i&gt;et al.&lt;/i&gt;, 2012; Wetzel and Punt, 2015)"},"properties":{"noteIndex":0},"schema":"https://github.com/citation-style-language/schema/raw/master/csl-citation.json"}</w:instrText>
      </w:r>
      <w:r>
        <w:fldChar w:fldCharType="separate"/>
      </w:r>
      <w:bookmarkStart w:id="11" w:name="__Fieldmark__205_786546498"/>
      <w:r>
        <w:rPr/>
        <w:t xml:space="preserve">(Carruthers </w:t>
      </w:r>
      <w:r>
        <w:rPr>
          <w:i/>
        </w:rPr>
        <w:t>et al.</w:t>
      </w:r>
      <w:r>
        <w:rPr/>
        <w:t>, 2012; Wetzel and Punt, 2015)</w:t>
      </w:r>
      <w:r>
        <w:rPr/>
      </w:r>
      <w:r>
        <w:fldChar w:fldCharType="end"/>
      </w:r>
      <w:bookmarkEnd w:id="11"/>
      <w:r>
        <w:rPr/>
        <w:t xml:space="preserve">. </w:t>
      </w:r>
    </w:p>
    <w:p>
      <w:pPr>
        <w:pStyle w:val="Normal"/>
        <w:spacing w:lineRule="auto" w:line="480"/>
        <w:ind w:firstLine="720"/>
        <w:rPr/>
      </w:pPr>
      <w:r>
        <w:rPr/>
        <w:t xml:space="preserve">For many small-scale fisheries, obtaining reliable information on historical total catch is difficult, while collecting length measurements from samples of the catch is easier. Mean-length mortality estimators </w:t>
      </w:r>
      <w:r>
        <w:fldChar w:fldCharType="begin"/>
      </w:r>
      <w:r>
        <w:instrText>ADDIN CSL_CITATION {"citationItems":[{"id":"ITEM-1","itemData":{"author":[{"dropping-particle":"","family":"Beverton","given":"Raymond J.H.","non-dropping-particle":"","parse-names":false,"suffix":""},{"dropping-particle":"","family":"Holt","given":"Sidney J.","non-dropping-particle":"","parse-names":false,"suffix":""}],"id":"ITEM-1","issued":{"date-parts":[["1957"]]},"number-of-pages":"536","publisher":"Fishery Investigations (Great Britain, Ministry of Agriculture, Fisheries, and Food)","publisher-place":"London","title":"On the Dynamics of Exploited Fish Populations","type":"book"},"uris":["http://www.mendeley.com/documents/?uuid=d43f7195-a143-4a60-b3a8-ce1781298ac6"]}],"mendeley":{"formattedCitation":"(Beverton and Holt, 1957)","plainTextFormattedCitation":"(Beverton and Holt, 1957)","previouslyFormattedCitation":"(Beverton and Holt, 1957)"},"properties":{"noteIndex":0},"schema":"https://github.com/citation-style-language/schema/raw/master/csl-citation.json"}</w:instrText>
      </w:r>
      <w:r>
        <w:fldChar w:fldCharType="separate"/>
      </w:r>
      <w:bookmarkStart w:id="12" w:name="__Fieldmark__222_786546498"/>
      <w:r>
        <w:rPr/>
        <w:t>(Beverton and Holt, 1957)</w:t>
      </w:r>
      <w:r>
        <w:rPr/>
      </w:r>
      <w:r>
        <w:fldChar w:fldCharType="end"/>
      </w:r>
      <w:bookmarkEnd w:id="12"/>
      <w:r>
        <w:rPr/>
        <w:t xml:space="preserve"> assume that fishing mortality directly influences the mean length of the catch under equilibrium conditions. Length-based spawning potential ratio (LBSPR, </w:t>
      </w:r>
      <w:r>
        <w:fldChar w:fldCharType="begin"/>
      </w:r>
      <w:r>
        <w:instrText>ADDIN CSL_CITATION {"citationItems":[{"id":"ITEM-1","itemData":{"ISBN":"1631632507","author":[{"dropping-particle":"","family":"Hordyk","given":"Adrian","non-dropping-particle":"","parse-names":false,"suffix":""},{"dropping-particle":"","family":"Ono","given":"Kotaro","non-dropping-particle":"","parse-names":false,"suffix":""},{"dropping-particle":"","family":"Valencia","given":"Sarah","non-dropping-particle":"","parse-names":false,"suffix":""},{"dropping-particle":"","family":"Loneragan","given":"Niel","non-dropping-particle":"","parse-names":false,"suffix":""},{"dropping-particle":"","family":"Prince","given":"Jeremy","non-dropping-particle":"","parse-names":false,"suffix":""}],"id":"ITEM-1","issue":"1","issued":{"date-parts":[["2015"]]},"page":"217-231","title":"A novel length-based empirical estimation method of spawning potential ratio (SPR), and tests of its performance, for small-scale, data-poor fisheries","type":"article-journal","volume":"72"},"uris":["http://www.mendeley.com/documents/?uuid=2ef37761-78d3-4116-98dc-a243ec9a714e"]}],"mendeley":{"formattedCitation":"(Hordyk &lt;i&gt;et al.&lt;/i&gt;, 2015a)","manualFormatting":"Hordyk et al. 2015a)","plainTextFormattedCitation":"(Hordyk et al., 2015a)","previouslyFormattedCitation":"(Hordyk &lt;i&gt;et al.&lt;/i&gt;, 2015a)"},"properties":{"noteIndex":0},"schema":"https://github.com/citation-style-language/schema/raw/master/csl-citation.json"}</w:instrText>
      </w:r>
      <w:r>
        <w:fldChar w:fldCharType="separate"/>
      </w:r>
      <w:bookmarkStart w:id="13" w:name="__Fieldmark__229_786546498"/>
      <w:r>
        <w:rPr/>
        <w:t xml:space="preserve">Hordyk </w:t>
      </w:r>
      <w:r>
        <w:rPr>
          <w:i/>
        </w:rPr>
        <w:t>et al.</w:t>
      </w:r>
      <w:r>
        <w:rPr/>
        <w:t xml:space="preserve"> 2015a)</w:t>
      </w:r>
      <w:r>
        <w:rPr/>
      </w:r>
      <w:r>
        <w:fldChar w:fldCharType="end"/>
      </w:r>
      <w:bookmarkEnd w:id="13"/>
      <w:r>
        <w:rPr/>
        <w:t xml:space="preserve"> and length-based Integrated Mixed Effects (LIME, </w:t>
      </w:r>
      <w:r>
        <w:fldChar w:fldCharType="begin"/>
      </w:r>
      <w:r>
        <w:instrText>ADDIN CSL_CITATION {"citationItems":[{"id":"ITEM-1","itemData":{"DOI":"10.1139/cjfas-2017-0143","ISSN":"0706-652X","author":[{"dropping-particle":"","family":"Rudd","given":"M.B.","non-dropping-particle":"","parse-names":false,"suffix":""},{"dropping-particle":"","family":"Thorson","given":"J.T.","non-dropping-particle":"","parse-names":false,"suffix":""}],"container-title":"Canadian Journal of Fisheries and Aquatic Sciences","id":"ITEM-1","issue":"7","issued":{"date-parts":[["2018"]]},"page":"1019-1035","title":"Accounting for variable recruitment and fishing mortality in length-based stock assessments for data-limited fisheries","type":"article-journal","volume":"75"},"uris":["http://www.mendeley.com/documents/?uuid=28e0f0ef-a586-4549-b3e6-f77e80b99369"]}],"mendeley":{"formattedCitation":"(Rudd and Thorson, 2018)","manualFormatting":"Rudd and Thorson 2017)","plainTextFormattedCitation":"(Rudd and Thorson, 2018)","previouslyFormattedCitation":"(Rudd and Thorson, 2018)"},"properties":{"noteIndex":0},"schema":"https://github.com/citation-style-language/schema/raw/master/csl-citation.json"}</w:instrText>
      </w:r>
      <w:r>
        <w:fldChar w:fldCharType="separate"/>
      </w:r>
      <w:bookmarkStart w:id="14" w:name="__Fieldmark__242_786546498"/>
      <w:r>
        <w:rPr/>
        <w:t>Rudd and Thorson 2017)</w:t>
      </w:r>
      <w:r>
        <w:rPr/>
      </w:r>
      <w:r>
        <w:fldChar w:fldCharType="end"/>
      </w:r>
      <w:bookmarkEnd w:id="14"/>
      <w:r>
        <w:rPr/>
        <w:t xml:space="preserve"> models, have recently been developed allowing the estimation of instantaneous fishing mortality (</w:t>
      </w:r>
      <w:r>
        <w:rPr>
          <w:i/>
        </w:rPr>
        <w:t>F</w:t>
      </w:r>
      <w:r>
        <w:rPr/>
        <w:t xml:space="preserve">) and spawning potential ratio (SPR) when basic biological parameters are known. SPR is the proportion of the unfished reproductive potential per recruit under a given level of fishing pressure (Goodyear 1993). Both methods have the same data-requirements, but LIME does not assume equilibrium conditions; the mixed-effects aspect of LIME extends length-based methods by estimating changes in recruitment and fishing mortality over time </w:t>
      </w:r>
      <w:r>
        <w:fldChar w:fldCharType="begin"/>
      </w:r>
      <w:r>
        <w:instrText>ADDIN CSL_CITATION {"citationItems":[{"id":"ITEM-1","itemData":{"DOI":"10.1139/cjfas-2017-0143","ISSN":"0706-652X","author":[{"dropping-particle":"","family":"Rudd","given":"M.B.","non-dropping-particle":"","parse-names":false,"suffix":""},{"dropping-particle":"","family":"Thorson","given":"J.T.","non-dropping-particle":"","parse-names":false,"suffix":""}],"container-title":"Canadian Journal of Fisheries and Aquatic Sciences","id":"ITEM-1","issue":"7","issued":{"date-parts":[["2018"]]},"page":"1019-1035","title":"Accounting for variable recruitment and fishing mortality in length-based stock assessments for data-limited fisheries","type":"article-journal","volume":"75"},"uris":["http://www.mendeley.com/documents/?uuid=28e0f0ef-a586-4549-b3e6-f77e80b99369"]}],"mendeley":{"formattedCitation":"(Rudd and Thorson, 2018)","plainTextFormattedCitation":"(Rudd and Thorson, 2018)","previouslyFormattedCitation":"(Rudd and Thorson, 2018)"},"properties":{"noteIndex":0},"schema":"https://github.com/citation-style-language/schema/raw/master/csl-citation.json"}</w:instrText>
      </w:r>
      <w:r>
        <w:fldChar w:fldCharType="separate"/>
      </w:r>
      <w:bookmarkStart w:id="15" w:name="__Fieldmark__264_786546498"/>
      <w:r>
        <w:rPr/>
        <w:t>(Rudd and Thorson, 2018)</w:t>
      </w:r>
      <w:r>
        <w:rPr/>
      </w:r>
      <w:r>
        <w:fldChar w:fldCharType="end"/>
      </w:r>
      <w:bookmarkEnd w:id="15"/>
      <w:r>
        <w:rPr/>
        <w:t xml:space="preserve">. </w:t>
      </w:r>
    </w:p>
    <w:p>
      <w:pPr>
        <w:pStyle w:val="Normal"/>
        <w:spacing w:lineRule="auto" w:line="480"/>
        <w:ind w:firstLine="720"/>
        <w:rPr/>
      </w:pPr>
      <w:r>
        <w:rPr/>
        <w:t xml:space="preserve">There is increasing interest in developing new methodologies to quantitatively assess data-limited fisheries to manage them and prevent overfishing. Usually, these assessment method performances are tested using simulation experimentation </w:t>
      </w:r>
      <w:r>
        <w:fldChar w:fldCharType="begin"/>
      </w:r>
      <w:r>
        <w:instrText>ADDIN CSL_CITATION {"citationItems":[{"id":"ITEM-1","itemData":{"author":[{"dropping-particle":"","family":"Cope","given":"Jason Marc","non-dropping-particle":"","parse-names":false,"suffix":""}],"container-title":"Dissertation - Doctor of Philosophy degree","id":"ITEM-1","issued":{"date-parts":[["2008"]]},"page":"1-235","title":"Issues and Advances in Data-Limited Stock Assessment: Experimentation through Simulation","type":"article-journal"},"uris":["http://www.mendeley.com/documents/?uuid=8a171a5f-7b0f-4028-bafa-10c75892042c"]}],"mendeley":{"formattedCitation":"(Cope, 2008)","plainTextFormattedCitation":"(Cope, 2008)","previouslyFormattedCitation":"(Cope, 2008)"},"properties":{"noteIndex":0},"schema":"https://github.com/citation-style-language/schema/raw/master/csl-citation.json"}</w:instrText>
      </w:r>
      <w:r>
        <w:fldChar w:fldCharType="separate"/>
      </w:r>
      <w:bookmarkStart w:id="16" w:name="__Fieldmark__278_786546498"/>
      <w:r>
        <w:rPr/>
        <w:t>(Cope, 2008)</w:t>
      </w:r>
      <w:r>
        <w:rPr/>
      </w:r>
      <w:r>
        <w:fldChar w:fldCharType="end"/>
      </w:r>
      <w:bookmarkEnd w:id="16"/>
      <w:r>
        <w:rPr/>
        <w:t xml:space="preserve">.  </w:t>
      </w:r>
      <w:r>
        <w:fldChar w:fldCharType="begin"/>
      </w:r>
      <w:r>
        <w:instrText>ADDIN CSL_CITATION {"citationItems":[{"id":"ITEM-1","itemData":{"DOI":"10.1093/icesjms/fsv212","ISBN":"1631632507","ISSN":"10959289","abstract":"Using a management strategy evaluation approach, we compare a range of new and established management procedures (MPs) for setting catch-limits in fisheries. Performance is evaluated with respect to fish life history type, level of stock depletion, data quality, and autocorrelation in recruitment strength. We quantify the robustness of each MP with respect to the various observation processes. Methods using observations of absolute biomass or stock depletion offer the best overall performance and this is consistent across life history types, data qualities, and stock depletion levels. Simple MPs can outperform conventional data-limited methods and data-rich assessments that use time-series of catch and effort data. MP performance is most sensitive to biases in catch data. Our results indicate that often tuning MPs for specific stocks is important, though this may not be viable in data-poor assessment scenarios because of insufficient data and analysis resources. ","author":[{"dropping-particle":"","family":"Carruthers","given":"Thomas R.","non-dropping-particle":"","parse-names":false,"suffix":""},{"dropping-particle":"","family":"Kell","given":"Laurence T.","non-dropping-particle":"","parse-names":false,"suffix":""},{"dropping-particle":"","family":"Butterworth","given":"Doug D.S.","non-dropping-particle":"","parse-names":false,"suffix":""},{"dropping-particle":"","family":"Maunder","given":"Mark N.","non-dropping-particle":"","parse-names":false,"suffix":""},{"dropping-particle":"","family":"Geromont","given":"Helena F.","non-dropping-particle":"","parse-names":false,"suffix":""},{"dropping-particle":"","family":"Walters","given":"Carl","non-dropping-particle":"","parse-names":false,"suffix":""},{"dropping-particle":"","family":"McAllister","given":"Murdoch K.","non-dropping-particle":"","parse-names":false,"suffix":""},{"dropping-particle":"","family":"Hillary","given":"Richard","non-dropping-particle":"","parse-names":false,"suffix":""},{"dropping-particle":"","family":"Levontin","given":"Polina","non-dropping-particle":"","parse-names":false,"suffix":""},{"dropping-particle":"","family":"Kitakado","given":"Toshihide","non-dropping-particle":"","parse-names":false,"suffix":""},{"dropping-particle":"","family":"Davies","given":"Campbell R.","non-dropping-particle":"","parse-names":false,"suffix":""}],"container-title":"ICES Journal of Marine Science","id":"ITEM-1","issue":"2","issued":{"date-parts":[["2016"]]},"page":"464-482","title":"Performance review of simple management procedures","type":"article-journal","volume":"73"},"uris":["http://www.mendeley.com/documents/?uuid=a25aa216-7b80-49dc-9672-0a2f5f67051d"]}],"mendeley":{"formattedCitation":"(Carruthers &lt;i&gt;et al.&lt;/i&gt;, 2016)","manualFormatting":"Carruthers et al. (2016)","plainTextFormattedCitation":"(Carruthers et al., 2016)","previouslyFormattedCitation":"(Carruthers &lt;i&gt;et al.&lt;/i&gt;, 2016)"},"properties":{"noteIndex":0},"schema":"https://github.com/citation-style-language/schema/raw/master/csl-citation.json"}</w:instrText>
      </w:r>
      <w:r>
        <w:fldChar w:fldCharType="separate"/>
      </w:r>
      <w:bookmarkStart w:id="17" w:name="__Fieldmark__284_786546498"/>
      <w:r>
        <w:rPr/>
        <w:t xml:space="preserve">Carruthers </w:t>
      </w:r>
      <w:r>
        <w:rPr>
          <w:i/>
        </w:rPr>
        <w:t>et al.</w:t>
      </w:r>
      <w:r>
        <w:rPr/>
        <w:t xml:space="preserve"> (2016)</w:t>
      </w:r>
      <w:r>
        <w:rPr/>
      </w:r>
      <w:r>
        <w:fldChar w:fldCharType="end"/>
      </w:r>
      <w:bookmarkEnd w:id="17"/>
      <w:r>
        <w:rPr/>
        <w:t xml:space="preserve"> used a closed-loop simulation approach to compare a range of management procedures for setting catch limits in data-limited fisheries. They found that data-limited methods using observations of stock depletion offer the best overall performance across life history types, data quality and autocorrelation in recruitment strength.  However, these management procedures are based on setting catch limits and were designed for use in data-limited fisheries for which annual catch data are available, sometimes together with a relative abundance index (delay-difference stock assessment, </w:t>
      </w:r>
      <w:r>
        <w:fldChar w:fldCharType="begin"/>
      </w:r>
      <w:r>
        <w:instrText>ADDIN CSL_CITATION {"citationItems":[{"id":"ITEM-1","itemData":{"DOI":"10.1016/j.fishres.2013.12.014","ISBN":"0165-7836","ISSN":"01657836","abstract":"The majority of global fish stocks lack adequate data to evaluate stock status using conventional stock assessment methods. This poses a challenge for the sustainable management of these stocks. Recent requirements to set scientifically based catch limits in several countries, and growing consumer demand for sustainably managed fish have spurred an emerging field of methods for estimating overfishing thresholds and setting catch limits for stocks with limited data. Using a management strategy evaluation framework we quantified the performance of a number of data-limited methods. For most life-histories, we found that methods that made use of only historical catches often performed worse than maintaining current fishing levels. Only those methods that dynamically accounted for changes in abundance and/or depletion performed well at low stock sizes. Stock assessments that make use of historical catch and effort data did not necessarily out-perform simpler data-limited methods that made use of fewer data. There is a high value of additional information regarding stock depletion, historical fishing effort and current abundance when only catch data are available. We discuss the implications of our results for other data-limited methods and identify future research priorities. ?? 2013 The Authors.","author":[{"dropping-particle":"","family":"Carruthers","given":"Thomas R.","non-dropping-particle":"","parse-names":false,"suffix":""},{"dropping-particle":"","family":"Punt","given":"Andre E.","non-dropping-particle":"","parse-names":false,"suffix":""},{"dropping-particle":"","family":"Walters","given":"Carl J.","non-dropping-particle":"","parse-names":false,"suffix":""},{"dropping-particle":"","family":"MacCall","given":"Alec","non-dropping-particle":"","parse-names":false,"suffix":""},{"dropping-particle":"","family":"McAllister","given":"Murdoch K.","non-dropping-particle":"","parse-names":false,"suffix":""},{"dropping-particle":"","family":"Dick","given":"Edward J.","non-dropping-particle":"","parse-names":false,"suffix":""},{"dropping-particle":"","family":"Cope","given":"Jason","non-dropping-particle":"","parse-names":false,"suffix":""}],"container-title":"Fisheries Research","id":"ITEM-1","issued":{"date-parts":[["2014"]]},"page":"48-68","publisher":"Elsevier B.V.","title":"Evaluating methods for setting catch limits in data-limited fisheries","type":"article-journal","volume":"153"},"uris":["http://www.mendeley.com/documents/?uuid=137a599a-7be0-4bec-8aa0-a6eeea63154e"]}],"mendeley":{"formattedCitation":"(Carruthers &lt;i&gt;et al.&lt;/i&gt;, 2014)","manualFormatting":"Carruthers et al. 2014)","plainTextFormattedCitation":"(Carruthers et al., 2014)","previouslyFormattedCitation":"(Carruthers &lt;i&gt;et al.&lt;/i&gt;, 2014)"},"properties":{"noteIndex":0},"schema":"https://github.com/citation-style-language/schema/raw/master/csl-citation.json"}</w:instrText>
      </w:r>
      <w:r>
        <w:fldChar w:fldCharType="separate"/>
      </w:r>
      <w:bookmarkStart w:id="18" w:name="__Fieldmark__310_786546498"/>
      <w:r>
        <w:rPr/>
        <w:t xml:space="preserve">Carruthers </w:t>
      </w:r>
      <w:r>
        <w:rPr>
          <w:i/>
        </w:rPr>
        <w:t>et al.</w:t>
      </w:r>
      <w:r>
        <w:rPr/>
        <w:t xml:space="preserve"> 2014)</w:t>
      </w:r>
      <w:r>
        <w:rPr/>
      </w:r>
      <w:r>
        <w:fldChar w:fldCharType="end"/>
      </w:r>
      <w:bookmarkEnd w:id="18"/>
      <w:r>
        <w:rPr/>
        <w:t xml:space="preserve">. In many data poor fisheries, measuring total removals is difficult, as is enforcing catch limits. </w:t>
      </w:r>
      <w:r>
        <w:fldChar w:fldCharType="begin"/>
      </w:r>
      <w:r>
        <w:instrText>ADDIN CSL_CITATION {"citationItems":[{"id":"ITEM-1","itemData":{"DOI":"10.1016/j.fishres.2014.12.018","ISSN":"01657836","abstract":"Data on the length structure of exploited stocks are one of the easiest sources of information to obtain for data-poor fisheries, and have the potential to provide cost-effective solutions to the management of data-poor fisheries. However, incorporating the results from stock assessments into a formal harvest strategy, defined here as a harvest management system that incorporates monitoring, assessment, and decisions rules for a specific fishery, usually requires information on the total catch or catch-per-unit effort, data that are not available for many data-poor fisheries. This paper describes and tests a harvest strategy where only length composition data of the catch and knowledge of basic biological parameters are available. The harvest strategy uses a recently developed methodology for stock assessment that estimates the spawning potential ratio (SPR) for an exploited stock from the length structure of the catch (the length-based SPR model; LB-SPR), and uses an effort-based harvest control rule to iteratively drive fishing pressure towards a target level of SPR (40%). A management strategy evaluation framework was used to explore the behaviour of various parameterizations of the harvest control rule for three species with a diverse range of life-histories and M/k ratios ranging from 0.36 (unfished population dominated by large fish) to the Beverton-Holt invariant M/k of 1.5 (unfished population dominated by smaller fish). For all three species the harvest strategy was able to guide the fisheries towards the target SPR, although the time taken for the SPR to stabilise at the target SPR was greatest for the species with the greatest longevity and the lowest M/k. The results of this proof-of-concept study demonstrate that the combination of the LB-SPR assessment model with an iterative, effort-based harvest control rule can successfully rebuild an overfished stock back to sustainable levels or fish down a stock to the target SPR without significantly overshooting the target.","author":[{"dropping-particle":"","family":"Hordyk","given":"Adrian R.","non-dropping-particle":"","parse-names":false,"suffix":""},{"dropping-particle":"","family":"Loneragan","given":"Neil R.","non-dropping-particle":"","parse-names":false,"suffix":""},{"dropping-particle":"","family":"Prince","given":"Jeremy D.","non-dropping-particle":"","parse-names":false,"suffix":""}],"container-title":"Fisheries Research","id":"ITEM-1","issued":{"date-parts":[["2015"]]},"page":"20-32","publisher":"Elsevier B.V.","title":"An evaluation of an iterative harvest strategy for data-poor fisheries using the length-based spawning potential ratio assessment methodology","type":"article-journal","volume":"171"},"uris":["http://www.mendeley.com/documents/?uuid=97ea7abc-2e5e-4ff3-8544-3fe68aac9092"]}],"mendeley":{"formattedCitation":"(Hordyk &lt;i&gt;et al.&lt;/i&gt;, 2015b)","manualFormatting":"Hordyk et al. (2015b)","plainTextFormattedCitation":"(Hordyk et al., 2015b)","previouslyFormattedCitation":"(Hordyk &lt;i&gt;et al.&lt;/i&gt;, 2015b)"},"properties":{"noteIndex":0},"schema":"https://github.com/citation-style-language/schema/raw/master/csl-citation.json"}</w:instrText>
      </w:r>
      <w:r>
        <w:fldChar w:fldCharType="separate"/>
      </w:r>
      <w:bookmarkStart w:id="19" w:name="__Fieldmark__323_786546498"/>
      <w:r>
        <w:rPr/>
        <w:t xml:space="preserve">Hordyk </w:t>
      </w:r>
      <w:r>
        <w:rPr>
          <w:i/>
        </w:rPr>
        <w:t>et al.</w:t>
      </w:r>
      <w:r>
        <w:rPr/>
        <w:t xml:space="preserve"> (2015b)</w:t>
      </w:r>
      <w:r>
        <w:rPr/>
      </w:r>
      <w:r>
        <w:fldChar w:fldCharType="end"/>
      </w:r>
      <w:bookmarkEnd w:id="19"/>
      <w:r>
        <w:rPr/>
        <w:t xml:space="preserve"> tested some harvest strategies using a simulation approach to assess the utility of LBSPR as a tool for management in data-limited fisheries using an effort-based harvest control rule. </w:t>
      </w:r>
    </w:p>
    <w:p>
      <w:pPr>
        <w:pStyle w:val="Normal"/>
        <w:spacing w:lineRule="auto" w:line="480"/>
        <w:ind w:firstLine="720"/>
        <w:rPr/>
      </w:pPr>
      <w:del w:id="54" w:author="Unknown Author" w:date="2018-10-02T19:41:00Z">
        <w:r>
          <w:rPr/>
          <w:delText>However, n</w:delText>
        </w:r>
      </w:del>
      <w:ins w:id="55" w:author="Unknown Author" w:date="2018-10-02T19:41:00Z">
        <w:r>
          <w:rPr/>
          <w:t>N</w:t>
        </w:r>
      </w:ins>
      <w:r>
        <w:rPr/>
        <w:t>o studies</w:t>
      </w:r>
      <w:ins w:id="56" w:author="Unknown Author" w:date="2018-10-02T19:41:00Z">
        <w:r>
          <w:rPr/>
          <w:t xml:space="preserve">, </w:t>
        </w:r>
      </w:ins>
      <w:ins w:id="57" w:author="Unknown Author" w:date="2018-10-02T19:41:00Z">
        <w:r>
          <w:rPr/>
          <w:t>however,</w:t>
        </w:r>
      </w:ins>
      <w:r>
        <w:rPr/>
        <w:t xml:space="preserve"> have compared the performance of both, length-based and catch-based methods as estimation models using the same simulated populations</w:t>
      </w:r>
      <w:ins w:id="58" w:author="Unknown Author" w:date="2018-10-02T19:41:00Z">
        <w:r>
          <w:rPr/>
          <w:t xml:space="preserve">, </w:t>
        </w:r>
      </w:ins>
      <w:ins w:id="59" w:author="Unknown Author" w:date="2018-10-02T19:41:00Z">
        <w:r>
          <w:rPr/>
          <w:t>a possi</w:t>
        </w:r>
      </w:ins>
      <w:ins w:id="60" w:author="Unknown Author" w:date="2018-10-02T19:42:00Z">
        <w:r>
          <w:rPr/>
          <w:t xml:space="preserve">ble </w:t>
        </w:r>
      </w:ins>
      <w:r>
        <w:rPr/>
        <w:t xml:space="preserve"> </w:t>
      </w:r>
      <w:del w:id="61" w:author="Unknown Author" w:date="2018-10-02T19:42:00Z">
        <w:r>
          <w:rPr/>
          <w:delText>probably</w:delText>
        </w:r>
      </w:del>
      <w:ins w:id="62" w:author="Unknown Author" w:date="2018-10-02T19:42:00Z">
        <w:r>
          <w:rPr/>
          <w:t>reason is</w:t>
        </w:r>
      </w:ins>
      <w:r>
        <w:rPr/>
        <w:t xml:space="preserve"> because finding a common metric between catch-based and stock status metrics is difficult.</w:t>
      </w:r>
      <w:ins w:id="63" w:author="Unknown Author" w:date="2018-10-02T19:42:00Z">
        <w:r>
          <w:rPr/>
          <w:t xml:space="preserve"> </w:t>
        </w:r>
      </w:ins>
      <w:del w:id="64" w:author="Unknown Author" w:date="2018-10-02T19:42:00Z">
        <w:r>
          <w:rPr/>
          <w:delText xml:space="preserve"> </w:delText>
        </w:r>
      </w:del>
      <w:ins w:id="65" w:author="Unknown Author" w:date="2018-10-02T19:42:00Z">
        <w:r>
          <w:rPr/>
          <w:t xml:space="preserve">Therefore </w:t>
        </w:r>
      </w:ins>
      <w:del w:id="66" w:author="Unknown Author" w:date="2018-10-02T19:42:00Z">
        <w:r>
          <w:rPr/>
          <w:delText xml:space="preserve"> </w:delText>
        </w:r>
      </w:del>
      <w:ins w:id="67" w:author="Unknown Author" w:date="2018-10-02T21:19:00Z">
        <w:r>
          <w:rPr/>
          <w:t xml:space="preserve">we use simulation testing where an operating model (OM) is </w:t>
        </w:r>
      </w:ins>
      <w:ins w:id="68" w:author="Unknown Author" w:date="2018-10-02T21:23:00Z">
        <w:r>
          <w:rPr/>
          <w:t xml:space="preserve">used to </w:t>
        </w:r>
      </w:ins>
      <w:ins w:id="69" w:author="Unknown Author" w:date="2018-10-02T21:22:00Z">
        <w:r>
          <w:rPr/>
          <w:t xml:space="preserve">represents the main sources of uncertainty and to generate data for use in data limited stock assessment methods. We then </w:t>
        </w:r>
      </w:ins>
    </w:p>
    <w:p>
      <w:pPr>
        <w:pStyle w:val="Normal"/>
        <w:spacing w:lineRule="auto" w:line="480"/>
        <w:ind w:firstLine="720"/>
        <w:rPr/>
      </w:pPr>
      <w:del w:id="70" w:author="Unknown Author" w:date="2018-10-02T19:42:00Z">
        <w:r>
          <w:rPr/>
          <w:delText>Here,</w:delText>
        </w:r>
      </w:del>
      <w:del w:id="71" w:author="Unknown Author" w:date="2018-10-02T21:55:00Z">
        <w:r>
          <w:rPr/>
          <w:delText xml:space="preserve"> we</w:delText>
        </w:r>
      </w:del>
      <w:r>
        <w:rPr/>
        <w:t xml:space="preserve"> </w:t>
      </w:r>
      <w:ins w:id="72" w:author="Unknown Author" w:date="2018-10-02T19:42:00Z">
        <w:r>
          <w:rPr/>
          <w:t>use</w:t>
        </w:r>
      </w:ins>
      <w:ins w:id="73" w:author="Unknown Author" w:date="2018-10-02T19:42:00Z">
        <w:r>
          <w:rPr/>
          <w:t xml:space="preserve"> a common metric for comparison </w:t>
        </w:r>
      </w:ins>
      <w:ins w:id="74" w:author="Unknown Author" w:date="2018-10-02T19:42:00Z">
        <w:r>
          <w:rPr/>
          <w:t>across</w:t>
        </w:r>
      </w:ins>
      <w:ins w:id="75" w:author="Unknown Author" w:date="2018-10-02T19:42:00Z">
        <w:r>
          <w:rPr/>
          <w:t xml:space="preserve"> models, </w:t>
        </w:r>
      </w:ins>
      <w:ins w:id="76" w:author="Unknown Author" w:date="2018-10-02T19:42:00Z">
        <w:r>
          <w:rPr/>
          <w:t xml:space="preserve">namely </w:t>
        </w:r>
      </w:ins>
      <w:ins w:id="77" w:author="Unknown Author" w:date="2018-10-02T19:42:00Z">
        <w:r>
          <w:rPr/>
          <w:t xml:space="preserve">exploitation or harvest rates,  </w:t>
        </w:r>
      </w:ins>
      <w:ins w:id="78" w:author="Unknown Author" w:date="2018-10-02T19:43:00Z">
        <w:r>
          <w:rPr/>
          <w:t xml:space="preserve">to </w:t>
        </w:r>
      </w:ins>
      <w:r>
        <w:rPr/>
        <w:t>evaluate</w:t>
      </w:r>
      <w:del w:id="79" w:author="Unknown Author" w:date="2018-10-02T19:43:00Z">
        <w:r>
          <w:rPr/>
          <w:delText>d</w:delText>
        </w:r>
      </w:del>
      <w:r>
        <w:rPr/>
        <w:t xml:space="preserve"> the performance of</w:t>
      </w:r>
      <w:del w:id="80" w:author="Unknown Author" w:date="2018-10-02T19:44:00Z">
        <w:r>
          <w:rPr/>
          <w:delText xml:space="preserve"> both</w:delText>
        </w:r>
      </w:del>
      <w:r>
        <w:rPr/>
        <w:t xml:space="preserve"> catch-based and length-based models using simulation testing to estimate exploitation status for three different fish stocks with contrasting life history strategies under three possible exploitation scenarios. </w:t>
      </w:r>
      <w:del w:id="81" w:author="Unknown Author" w:date="2018-10-02T19:42:00Z">
        <w:r>
          <w:rPr/>
          <w:delText xml:space="preserve">As a common metric for comparison among models we used measures of exploitation or harvest rates.  </w:delText>
        </w:r>
      </w:del>
    </w:p>
    <w:p>
      <w:pPr>
        <w:pStyle w:val="Heading2"/>
        <w:numPr>
          <w:ilvl w:val="0"/>
          <w:numId w:val="0"/>
        </w:numPr>
        <w:spacing w:lineRule="auto" w:line="480"/>
        <w:rPr>
          <w:rFonts w:cs="Times New Roman"/>
          <w:sz w:val="24"/>
          <w:szCs w:val="24"/>
        </w:rPr>
      </w:pPr>
      <w:bookmarkStart w:id="20" w:name="_Toc520727939"/>
      <w:bookmarkEnd w:id="20"/>
      <w:r>
        <w:rPr>
          <w:rFonts w:cs="Times New Roman"/>
          <w:sz w:val="24"/>
          <w:szCs w:val="24"/>
        </w:rPr>
        <w:t>Methods</w:t>
      </w:r>
    </w:p>
    <w:p>
      <w:pPr>
        <w:pStyle w:val="Normal"/>
        <w:spacing w:lineRule="auto" w:line="480"/>
        <w:ind w:firstLine="720"/>
        <w:rPr/>
      </w:pPr>
      <w:del w:id="82" w:author="Unknown Author" w:date="2018-10-02T19:54:00Z">
        <w:r>
          <w:rPr/>
          <w:delText>We specified t</w:delText>
        </w:r>
      </w:del>
      <w:ins w:id="83" w:author="Unknown Author" w:date="2018-10-02T19:54:00Z">
        <w:r>
          <w:rPr/>
          <w:t>T</w:t>
        </w:r>
      </w:ins>
      <w:r>
        <w:rPr/>
        <w:t>hree different exploitation rate (</w:t>
      </w:r>
      <w:r>
        <w:rPr>
          <w:i/>
        </w:rPr>
        <w:t>U</w:t>
      </w:r>
      <w:r>
        <w:rPr/>
        <w:t xml:space="preserve">) scenarios </w:t>
      </w:r>
      <w:ins w:id="84" w:author="Unknown Author" w:date="2018-10-02T19:54:00Z">
        <w:r>
          <w:rPr/>
          <w:t>were considered ,which correspond</w:t>
        </w:r>
      </w:ins>
      <w:del w:id="85" w:author="Unknown Author" w:date="2018-10-02T19:55:00Z">
        <w:r>
          <w:rPr/>
          <w:delText>commonly observed in many fisheries to simulate different</w:delText>
        </w:r>
      </w:del>
      <w:r>
        <w:rPr/>
        <w:t xml:space="preserve"> </w:t>
      </w:r>
      <w:ins w:id="86" w:author="Unknown Author" w:date="2018-10-02T19:55:00Z">
        <w:r>
          <w:rPr/>
          <w:t xml:space="preserve">to historical </w:t>
        </w:r>
      </w:ins>
      <w:r>
        <w:rPr/>
        <w:t>fishing mortality histories</w:t>
      </w:r>
      <w:ins w:id="87" w:author="Unknown Author" w:date="2018-10-02T19:55:00Z">
        <w:r>
          <w:rPr/>
          <w:t xml:space="preserve"> </w:t>
        </w:r>
      </w:ins>
      <w:ins w:id="88" w:author="Unknown Author" w:date="2018-10-02T19:55:00Z">
        <w:r>
          <w:rPr/>
          <w:t>commonly seen in many fisheries</w:t>
        </w:r>
      </w:ins>
      <w:r>
        <w:rPr/>
        <w:t xml:space="preserve">. In the first, </w:t>
      </w:r>
      <w:r>
        <w:rPr>
          <w:i/>
        </w:rPr>
        <w:t>U</w:t>
      </w:r>
      <w:r>
        <w:rPr/>
        <w:t xml:space="preserve"> increases until it reaches a maximum and start declining afterwards; this is a classic example where management measures were implemented to reduce fishing pressure.  The second scenario assumes that </w:t>
      </w:r>
      <w:r>
        <w:rPr>
          <w:i/>
        </w:rPr>
        <w:t>U</w:t>
      </w:r>
      <w:r>
        <w:rPr/>
        <w:t xml:space="preserve"> increases and remains constant after reaching a maximum; this could be due to implementation of effort limits for example. The third scenario has constantly increasing </w:t>
      </w:r>
      <w:r>
        <w:rPr>
          <w:i/>
        </w:rPr>
        <w:t>U</w:t>
      </w:r>
      <w:r>
        <w:rPr/>
        <w:t xml:space="preserve">, which would occur for fisheries that are still developing. </w:t>
      </w:r>
    </w:p>
    <w:p>
      <w:pPr>
        <w:pStyle w:val="Normal"/>
        <w:spacing w:lineRule="auto" w:line="480"/>
        <w:ind w:firstLine="720"/>
        <w:rPr>
          <w:rFonts w:eastAsia="Calibri" w:eastAsiaTheme="minorHAnsi"/>
        </w:rPr>
      </w:pPr>
      <w:r>
        <w:rPr/>
        <w:t xml:space="preserve">In addition, three population life history types of varying longevity and somatic growth rate were simulated: (i) a short-lived fast-growth species, pacific chub mackerel, </w:t>
      </w:r>
      <w:r>
        <w:rPr>
          <w:i/>
        </w:rPr>
        <w:t>Scomber japonicus</w:t>
      </w:r>
      <w:r>
        <w:rPr>
          <w:rFonts w:cs="Arial" w:ascii="Arial" w:hAnsi="Arial"/>
          <w:color w:val="222222"/>
          <w:shd w:fill="FFFFFF" w:val="clear"/>
        </w:rPr>
        <w:t>,</w:t>
      </w:r>
      <w:r>
        <w:rPr/>
        <w:t xml:space="preserve"> (ii) a medium-lived medium-growth fish, albacore tuna, </w:t>
      </w:r>
      <w:r>
        <w:rPr>
          <w:i/>
        </w:rPr>
        <w:t>Thunnus alalunga</w:t>
      </w:r>
      <w:r>
        <w:rPr/>
        <w:t xml:space="preserve">, and (ii) a longer-lived slow-growth species, canary rockfish, </w:t>
      </w:r>
      <w:r>
        <w:rPr>
          <w:i/>
        </w:rPr>
        <w:t>Sebastes pinniger</w:t>
      </w:r>
      <w:r>
        <w:rPr/>
        <w:t xml:space="preserve"> (Table 1).</w:t>
      </w:r>
    </w:p>
    <w:p>
      <w:pPr>
        <w:pStyle w:val="Heading3"/>
        <w:numPr>
          <w:ilvl w:val="0"/>
          <w:numId w:val="0"/>
        </w:numPr>
        <w:spacing w:lineRule="auto" w:line="480"/>
        <w:rPr>
          <w:rFonts w:cs="Times New Roman"/>
          <w:i w:val="false"/>
          <w:i w:val="false"/>
        </w:rPr>
      </w:pPr>
      <w:bookmarkStart w:id="21" w:name="_Toc520727940"/>
      <w:r>
        <w:rPr>
          <w:rFonts w:cs="Times New Roman"/>
          <w:szCs w:val="24"/>
        </w:rPr>
        <w:t>Operating</w:t>
      </w:r>
      <w:r>
        <w:rPr>
          <w:rFonts w:eastAsia="Calibri" w:cs="Times New Roman" w:eastAsiaTheme="minorHAnsi"/>
          <w:b/>
        </w:rPr>
        <w:t xml:space="preserve"> </w:t>
      </w:r>
      <w:bookmarkEnd w:id="21"/>
      <w:r>
        <w:rPr>
          <w:rFonts w:cs="Times New Roman"/>
        </w:rPr>
        <w:t>model specifications</w:t>
      </w:r>
    </w:p>
    <w:p>
      <w:pPr>
        <w:pStyle w:val="Normal"/>
        <w:spacing w:lineRule="auto" w:line="480"/>
        <w:ind w:firstLine="720"/>
        <w:rPr/>
      </w:pPr>
      <w:ins w:id="89" w:author="Unknown Author" w:date="2018-10-02T19:59:00Z">
        <w:r>
          <w:rPr/>
          <w:t>The</w:t>
        </w:r>
      </w:ins>
      <w:del w:id="90" w:author="Unknown Author" w:date="2018-10-02T19:59:00Z">
        <w:r>
          <w:rPr/>
          <w:delText>For the</w:delText>
        </w:r>
      </w:del>
      <w:r>
        <w:rPr/>
        <w:t xml:space="preserve"> </w:t>
      </w:r>
      <w:del w:id="91" w:author="Unknown Author" w:date="2018-10-02T21:55:00Z">
        <w:r>
          <w:rPr/>
          <w:delText>operating model</w:delText>
        </w:r>
      </w:del>
      <w:del w:id="92" w:author="Unknown Author" w:date="2018-10-02T19:59:00Z">
        <w:r>
          <w:rPr/>
          <w:delText>s</w:delText>
        </w:r>
      </w:del>
      <w:del w:id="93" w:author="Unknown Author" w:date="2018-10-02T21:55:00Z">
        <w:r>
          <w:rPr/>
          <w:delText xml:space="preserve"> (</w:delText>
        </w:r>
      </w:del>
      <w:r>
        <w:rPr/>
        <w:t>OM</w:t>
      </w:r>
      <w:del w:id="94" w:author="Unknown Author" w:date="2018-10-02T19:59:00Z">
        <w:r>
          <w:rPr/>
          <w:delText>s</w:delText>
        </w:r>
      </w:del>
      <w:del w:id="95" w:author="Unknown Author" w:date="2018-10-02T21:55:00Z">
        <w:r>
          <w:rPr/>
          <w:delText>)</w:delText>
        </w:r>
      </w:del>
      <w:r>
        <w:rPr>
          <w:b/>
        </w:rPr>
        <w:t xml:space="preserve"> </w:t>
      </w:r>
      <w:del w:id="96" w:author="Unknown Author" w:date="2018-10-02T19:59:00Z">
        <w:r>
          <w:rPr>
            <w:b/>
          </w:rPr>
          <w:delText>we</w:delText>
        </w:r>
      </w:del>
      <w:ins w:id="97" w:author="Unknown Author" w:date="2018-10-02T19:59:00Z">
        <w:r>
          <w:rPr/>
          <w:t>was</w:t>
        </w:r>
      </w:ins>
      <w:r>
        <w:rPr/>
        <w:t xml:space="preserve"> </w:t>
      </w:r>
      <w:ins w:id="98" w:author="Unknown Author" w:date="2018-10-02T19:59:00Z">
        <w:r>
          <w:rPr/>
          <w:t xml:space="preserve">implemented </w:t>
        </w:r>
      </w:ins>
      <w:r>
        <w:rPr/>
        <w:t>us</w:t>
      </w:r>
      <w:del w:id="99" w:author="Unknown Author" w:date="2018-10-02T19:59:00Z">
        <w:r>
          <w:rPr/>
          <w:delText>e</w:delText>
        </w:r>
      </w:del>
      <w:ins w:id="100" w:author="Unknown Author" w:date="2018-10-02T19:59:00Z">
        <w:r>
          <w:rPr/>
          <w:t>ing</w:t>
        </w:r>
      </w:ins>
      <w:r>
        <w:rPr/>
        <w:t xml:space="preserve"> Stock Synthesis (SS) Version 3.30.10 </w:t>
      </w:r>
      <w:r>
        <w:fldChar w:fldCharType="begin"/>
      </w:r>
      <w:r>
        <w:instrText>ADDIN CSL_CITATION {"citationItems":[{"id":"ITEM-1","itemData":{"author":[{"dropping-particle":"","family":"Methot","given":"Richard D","non-dropping-particle":"","parse-names":false,"suffix":""},{"dropping-particle":"","family":"Wetzel","given":"Chantel R.","non-dropping-particle":"","parse-names":false,"suffix":""},{"dropping-particle":"","family":"Taylor","given":"Ian","non-dropping-particle":"","parse-names":false,"suffix":""}],"id":"ITEM-1","issued":{"date-parts":[["2018"]]},"page":"1-186","title":"Stock Synthesis User Manual. V3.30.10","type":"article-journal"},"uris":["http://www.mendeley.com/documents/?uuid=d3723a18-5c96-4af2-a593-77012c9a154c"]}],"mendeley":{"formattedCitation":"(Methot &lt;i&gt;et al.&lt;/i&gt;, 2018)","manualFormatting":"(Methot and Wetzel 2013; Methot et al. 2018)","plainTextFormattedCitation":"(Methot et al., 2018)","previouslyFormattedCitation":"(Methot &lt;i&gt;et al.&lt;/i&gt;, 2018)"},"properties":{"noteIndex":0},"schema":"https://github.com/citation-style-language/schema/raw/master/csl-citation.json"}</w:instrText>
      </w:r>
      <w:r>
        <w:fldChar w:fldCharType="separate"/>
      </w:r>
      <w:bookmarkStart w:id="22" w:name="__Fieldmark__448_786546498"/>
      <w:r>
        <w:rPr/>
        <w:t>(Methot and Wetzel 2013</w:t>
      </w:r>
      <w:r>
        <w:rPr/>
      </w:r>
      <w:r>
        <w:fldChar w:fldCharType="end"/>
      </w:r>
      <w:r>
        <w:fldChar w:fldCharType="begin"/>
      </w:r>
      <w:r>
        <w:instrText>ADDIN CSL_CITATION {"citationItems":[{"id":"ITEM-1","itemData":{"DOI":"10.1016/j.fishres.2012.10.012","ISSN":"01657836","author":[{"dropping-particle":"","family":"Methot","given":"Richard D.","non-dropping-particle":"","parse-names":false,"suffix":""},{"dropping-particle":"","family":"Wetzel","given":"Chantell R.","non-dropping-particle":"","parse-names":false,"suffix":""}],"container-title":"Fisheries Research","id":"ITEM-1","issued":{"date-parts":[["2013"]]},"page":"86-99","publisher":"Elsevier B.V.","title":"Stock synthesis: A biological and statistical framework for fish stock assessment and fishery management","type":"article-journal","volume":"142"},"uris":["http://www.mendeley.com/documents/?uuid=f9099cab-fceb-4ccf-bc2e-8e303041c8c6"]}],"mendeley":{"formattedCitation":"(Methot and Wetzel, 2013)","manualFormatting":"Methot and Wetzel 2013","plainTextFormattedCitation":"(Methot and Wetzel, 2013)","previouslyFormattedCitation":"(Methot and Wetzel, 2013)"},"properties":{"noteIndex":0},"schema":"https://github.com/citation-style-language/schema/raw/master/csl-citation.json"}</w:instrText>
      </w:r>
      <w:r>
        <w:fldChar w:fldCharType="separate"/>
      </w:r>
      <w:bookmarkStart w:id="23" w:name="__Fieldmark__452_786546498"/>
      <w:bookmarkEnd w:id="22"/>
      <w:r>
        <w:rPr/>
      </w:r>
      <w:r>
        <w:rPr/>
      </w:r>
      <w:r>
        <w:fldChar w:fldCharType="end"/>
      </w:r>
      <w:bookmarkEnd w:id="23"/>
      <w:r>
        <w:rPr/>
        <w:t xml:space="preserve">; Methot </w:t>
      </w:r>
      <w:r>
        <w:rPr>
          <w:i/>
        </w:rPr>
        <w:t>et al.</w:t>
      </w:r>
      <w:r>
        <w:rPr/>
        <w:t xml:space="preserve"> 2018) </w:t>
      </w:r>
      <w:ins w:id="101" w:author="Unknown Author" w:date="2018-10-02T20:03:00Z">
        <w:r>
          <w:rPr/>
          <w:t>in order</w:t>
        </w:r>
      </w:ins>
      <w:ins w:id="102" w:author="Unknown Author" w:date="2018-10-02T20:04:00Z">
        <w:r>
          <w:rPr/>
          <w:t xml:space="preserve"> </w:t>
        </w:r>
      </w:ins>
      <w:r>
        <w:rPr/>
        <w:t xml:space="preserve">to simulate age structured populations. SS </w:t>
      </w:r>
      <w:del w:id="103" w:author="Unknown Author" w:date="2018-10-02T20:04:00Z">
        <w:r>
          <w:rPr/>
          <w:delText>was designed around an approach that relies on the</w:delText>
        </w:r>
      </w:del>
      <w:ins w:id="104" w:author="Unknown Author" w:date="2018-10-02T20:04:00Z">
        <w:r>
          <w:rPr/>
          <w:t>assumes that the</w:t>
        </w:r>
      </w:ins>
      <w:r>
        <w:rPr/>
        <w:t xml:space="preserve"> absolute level of catch </w:t>
      </w:r>
      <w:del w:id="105" w:author="Unknown Author" w:date="2018-10-02T20:04:00Z">
        <w:r>
          <w:rPr/>
          <w:delText>being</w:delText>
        </w:r>
      </w:del>
      <w:ins w:id="106" w:author="Unknown Author" w:date="2018-10-02T20:04:00Z">
        <w:r>
          <w:rPr/>
          <w:t>is</w:t>
        </w:r>
      </w:ins>
      <w:r>
        <w:rPr/>
        <w:t xml:space="preserve"> known well enough to allow the model to calculate the level of fishing intensity needed to obtain that level of catch conditioned on the model</w:t>
      </w:r>
      <w:del w:id="107" w:author="Unknown Author" w:date="2018-10-02T20:05:00Z">
        <w:r>
          <w:rPr/>
          <w:delText>’s current</w:delText>
        </w:r>
      </w:del>
      <w:r>
        <w:rPr/>
        <w:t xml:space="preserve"> estimate</w:t>
      </w:r>
      <w:ins w:id="108" w:author="Unknown Author" w:date="2018-10-02T20:05:00Z">
        <w:r>
          <w:rPr/>
          <w:t>s</w:t>
        </w:r>
      </w:ins>
      <w:r>
        <w:rPr/>
        <w:t xml:space="preserve"> of age-specific population abundance and </w:t>
      </w:r>
      <w:del w:id="109" w:author="Unknown Author" w:date="2018-10-02T20:05:00Z">
        <w:r>
          <w:rPr/>
          <w:delText xml:space="preserve">age-specific </w:delText>
        </w:r>
      </w:del>
      <w:r>
        <w:rPr/>
        <w:t xml:space="preserve">selectivity </w:t>
      </w:r>
      <w:r>
        <w:fldChar w:fldCharType="begin"/>
      </w:r>
      <w:r>
        <w:instrText>ADDIN CSL_CITATION {"citationItems":[{"id":"ITEM-1","itemData":{"DOI":"10.1016/j.fishres.2012.10.012","ISSN":"01657836","author":[{"dropping-particle":"","family":"Methot","given":"Richard D.","non-dropping-particle":"","parse-names":false,"suffix":""},{"dropping-particle":"","family":"Wetzel","given":"Chantell R.","non-dropping-particle":"","parse-names":false,"suffix":""}],"container-title":"Fisheries Research","id":"ITEM-1","issued":{"date-parts":[["2013"]]},"page":"86-99","publisher":"Elsevier B.V.","title":"Stock synthesis: A biological and statistical framework for fish stock assessment and fishery management","type":"article-journal","volume":"142"},"uris":["http://www.mendeley.com/documents/?uuid=f9099cab-fceb-4ccf-bc2e-8e303041c8c6"]}],"mendeley":{"formattedCitation":"(Methot and Wetzel, 2013)","plainTextFormattedCitation":"(Methot and Wetzel, 2013)","previouslyFormattedCitation":"(Methot and Wetzel, 2013)"},"properties":{"noteIndex":0},"schema":"https://github.com/citation-style-language/schema/raw/master/csl-citation.json"}</w:instrText>
      </w:r>
      <w:r>
        <w:fldChar w:fldCharType="separate"/>
      </w:r>
      <w:bookmarkStart w:id="24" w:name="__Fieldmark__460_786546498"/>
      <w:r>
        <w:rPr/>
        <w:t>(Methot and Wetzel, 2013)</w:t>
      </w:r>
      <w:r>
        <w:rPr/>
      </w:r>
      <w:r>
        <w:fldChar w:fldCharType="end"/>
      </w:r>
      <w:bookmarkEnd w:id="24"/>
      <w:r>
        <w:rPr/>
        <w:t xml:space="preserve">. Fishing intensity in SS is estimated to match the observed catch; the harvest rate is therefore the total annual catch divided by the total abundance of the exploited biomass. Different catch histories thus lead to different exploitation histories, and the different scenarios could affect the performance of a data-limited methods. In order to simulate different exploitation histories in each run, we added a random observation error to the catch of 0.1 around the observed catch value </w:t>
      </w:r>
      <w:ins w:id="110" w:author="Unknown Author" w:date="2018-10-02T20:11:00Z">
        <w:r>
          <w:rPr/>
          <w:t>in</w:t>
        </w:r>
      </w:ins>
      <w:del w:id="111" w:author="Unknown Author" w:date="2018-10-02T20:11:00Z">
        <w:r>
          <w:rPr/>
          <w:delText>for</w:delText>
        </w:r>
      </w:del>
      <w:r>
        <w:rPr/>
        <w:t xml:space="preserve"> each year. </w:t>
      </w:r>
    </w:p>
    <w:p>
      <w:pPr>
        <w:pStyle w:val="Normal"/>
        <w:spacing w:lineRule="auto" w:line="480"/>
        <w:ind w:firstLine="720"/>
        <w:rPr/>
      </w:pPr>
      <w:r>
        <w:rPr/>
        <w:t xml:space="preserve">To condition the OM published life history parameter values (Table 1) </w:t>
      </w:r>
      <w:del w:id="112" w:author="Unknown Author" w:date="2018-10-02T20:17:00Z">
        <w:r>
          <w:rPr/>
          <w:delText>reported i</w:delText>
        </w:r>
      </w:del>
      <w:ins w:id="113" w:author="Unknown Author" w:date="2018-10-02T20:17:00Z">
        <w:r>
          <w:rPr/>
          <w:t>from</w:t>
        </w:r>
      </w:ins>
      <w:del w:id="114" w:author="Unknown Author" w:date="2018-10-02T20:17:00Z">
        <w:r>
          <w:rPr/>
          <w:delText>n</w:delText>
        </w:r>
      </w:del>
      <w:r>
        <w:rPr/>
        <w:t xml:space="preserve">  formal stock assessments were used </w:t>
      </w:r>
      <w:r>
        <w:fldChar w:fldCharType="begin"/>
      </w:r>
      <w:r>
        <w:instrText>ADDIN CSL_CITATION {"citationItems":[{"id":"ITEM-1","itemData":{"author":[{"dropping-particle":"","family":"Thorson","given":"J.T.","non-dropping-particle":"","parse-names":false,"suffix":""},{"dropping-particle":"","family":"Wetzel","given":"C.","non-dropping-particle":"","parse-names":false,"suffix":""}],"container-title":"Pacific Fishery Management Council","id":"ITEM-1","issue":"June","issued":{"date-parts":[["2015"]]},"page":"22","title":"The status of canary rockfish (Sebastes pinniger) in the California Current in 2015","type":"article-journal"},"uris":["http://www.mendeley.com/documents/?uuid=fa54d1b0-3172-4de0-b155-109bce26319d"]},{"id":"ITEM-2","itemData":{"author":[{"dropping-particle":"","family":"ICCAT","given":"","non-dropping-particle":"","parse-names":false,"suffix":""}],"container-title":"Collective Volume of Scientific Papers ICCAT","id":"ITEM-2","issue":"3","issued":{"date-parts":[["2014"]]},"page":"830-995","title":"Report of the 2013 ICCAT North and South Atlantic Albacore stock assessment meeting","type":"article-journal","volume":"70"},"uris":["http://www.mendeley.com/documents/?uuid=7c06129a-03b5-4c15-9acd-d79a8c4ba5f4"]},{"id":"ITEM-3","itemData":{"author":[{"dropping-particle":"","family":"Crone","given":"P.R.","non-dropping-particle":"","parse-names":false,"suffix":""},{"dropping-particle":"","family":"Hill","given":"K.T.","non-dropping-particle":"","parse-names":false,"suffix":""}],"container-title":"Pacific Fishery Management Council, 7700 NE Ambassador Place, Suite 101, Portland, Oregon 97220, USA","id":"ITEM-3","issue":"May","issued":{"date-parts":[["2015"]]},"page":"131","title":"Pacific mackerel (&lt;i&gt;Scomber japonicus&lt;/i&gt;) stock assessment for USA management in the 2015-16 fishing year","type":"article-journal"},"uris":["http://www.mendeley.com/documents/?uuid=cb90f75a-7b42-46a3-877b-c34bffee53b9"]}],"mendeley":{"formattedCitation":"(ICCAT, 2014; Crone and Hill, 2015; Thorson and Wetzel, 2015)","plainTextFormattedCitation":"(ICCAT, 2014; Crone and Hill, 2015; Thorson and Wetzel, 2015)","previouslyFormattedCitation":"(ICCAT, 2014; Crone and Hill, 2015; Thorson and Wetzel, 2015)"},"properties":{"noteIndex":0},"schema":"https://github.com/citation-style-language/schema/raw/master/csl-citation.json"}</w:instrText>
      </w:r>
      <w:r>
        <w:fldChar w:fldCharType="separate"/>
      </w:r>
      <w:bookmarkStart w:id="25" w:name="__Fieldmark__485_786546498"/>
      <w:r>
        <w:rPr/>
        <w:t>(ICCAT, 2014; Crone and Hill, 2015; Thorson and Wetzel, 2015)</w:t>
      </w:r>
      <w:r>
        <w:rPr/>
      </w:r>
      <w:r>
        <w:fldChar w:fldCharType="end"/>
      </w:r>
      <w:bookmarkEnd w:id="25"/>
      <w:r>
        <w:rPr/>
        <w:t xml:space="preserve">. Each population was assumed </w:t>
      </w:r>
      <w:ins w:id="115" w:author="Unknown Author" w:date="2018-10-02T21:55:00Z">
        <w:r>
          <w:rPr/>
          <w:t xml:space="preserve">to be </w:t>
        </w:r>
      </w:ins>
      <w:r>
        <w:rPr/>
        <w:t xml:space="preserve">targeted in a single area, by only one fleet with </w:t>
      </w:r>
      <w:del w:id="116" w:author="Unknown Author" w:date="2018-10-02T20:42:00Z">
        <w:r>
          <w:rPr/>
          <w:delText>one</w:delText>
        </w:r>
      </w:del>
      <w:ins w:id="117" w:author="Unknown Author" w:date="2018-10-02T20:42:00Z">
        <w:r>
          <w:rPr/>
          <w:t>a</w:t>
        </w:r>
      </w:ins>
      <w:r>
        <w:rPr/>
        <w:t xml:space="preserve"> selectivity pattern that was logistic and constant through time. This controls for any complications </w:t>
      </w:r>
      <w:del w:id="118" w:author="Unknown Author" w:date="2018-10-02T21:56:00Z">
        <w:r>
          <w:rPr/>
          <w:delText>presented</w:delText>
        </w:r>
      </w:del>
      <w:ins w:id="119" w:author="Unknown Author" w:date="2018-10-02T21:56:00Z">
        <w:r>
          <w:rPr/>
          <w:t xml:space="preserve">arising </w:t>
        </w:r>
      </w:ins>
      <w:r>
        <w:rPr/>
        <w:t xml:space="preserve"> </w:t>
      </w:r>
      <w:del w:id="120" w:author="Unknown Author" w:date="2018-10-02T22:40:00Z">
        <w:r>
          <w:rPr/>
          <w:delText>by</w:delText>
        </w:r>
      </w:del>
      <w:ins w:id="121" w:author="Unknown Author" w:date="2018-10-02T22:40:00Z">
        <w:r>
          <w:rPr/>
          <w:t>from</w:t>
        </w:r>
      </w:ins>
      <w:r>
        <w:rPr/>
        <w:t xml:space="preserve"> having multiple fleets </w:t>
      </w:r>
      <w:del w:id="122" w:author="Unknown Author" w:date="2018-10-02T22:40:00Z">
        <w:r>
          <w:rPr/>
          <w:delText>so</w:delText>
        </w:r>
      </w:del>
      <w:ins w:id="123" w:author="Unknown Author" w:date="2018-10-02T22:40:00Z">
        <w:r>
          <w:rPr/>
          <w:t xml:space="preserve">and allow </w:t>
        </w:r>
      </w:ins>
      <w:del w:id="124" w:author="Unknown Author" w:date="2018-10-02T22:41:00Z">
        <w:r>
          <w:rPr/>
          <w:delText xml:space="preserve"> as to</w:delText>
        </w:r>
      </w:del>
      <w:r>
        <w:rPr/>
        <w:t xml:space="preserve"> focus </w:t>
      </w:r>
      <w:ins w:id="125" w:author="Unknown Author" w:date="2018-10-02T22:41:00Z">
        <w:r>
          <w:rPr/>
          <w:t xml:space="preserve">to be </w:t>
        </w:r>
      </w:ins>
      <w:r>
        <w:rPr/>
        <w:t xml:space="preserve">on method performance, not model specification. </w:t>
      </w:r>
      <w:ins w:id="126" w:author="Unknown Author" w:date="2018-10-02T22:42:00Z">
        <w:r>
          <w:rPr/>
          <w:t xml:space="preserve">Each simulated population began at an unfished biomass and all catch scenarios terminate at the same stock depletion level. </w:t>
        </w:r>
      </w:ins>
      <w:r>
        <w:rPr/>
        <w:t>No indices of abundance were included, but we defined a final stock depletion implemented through the use of a survey index equal to 1 at the beginning of the time series and 0.4 in the last year, so spawning biomass (SB) in the last year is 0.4 SB</w:t>
      </w:r>
      <w:r>
        <w:rPr>
          <w:vertAlign w:val="subscript"/>
        </w:rPr>
        <w:t xml:space="preserve">0 </w:t>
      </w:r>
      <w:r>
        <w:rPr/>
        <w:t xml:space="preserve">(Cope 2013). </w:t>
      </w:r>
      <w:del w:id="127" w:author="Unknown Author" w:date="2018-10-02T22:41:00Z">
        <w:r>
          <w:rPr/>
          <w:delText>Each simulated population began at an unfished biomass and all catch scenarios terminate at the same stock depletion level.</w:delText>
        </w:r>
      </w:del>
      <w:r>
        <w:rPr/>
        <w:t xml:space="preserve"> In each OM, all parameters were fixed, except </w:t>
      </w:r>
      <w:r>
        <w:rPr>
          <w:i/>
        </w:rPr>
        <w:t>R</w:t>
      </w:r>
      <w:r>
        <w:rPr>
          <w:i/>
          <w:vertAlign w:val="subscript"/>
        </w:rPr>
        <w:t>0</w:t>
      </w:r>
      <w:r>
        <w:rPr/>
        <w:t xml:space="preserve"> (which allow the model to set the absolute biomass of the population), and annual lognormal recruitment deviations were assumed (Table 1). </w:t>
      </w:r>
      <w:del w:id="128" w:author="Unknown Author" w:date="2018-10-02T22:42:00Z">
        <w:r>
          <w:rPr/>
          <w:delText>The</w:delText>
        </w:r>
      </w:del>
      <w:ins w:id="129" w:author="Unknown Author" w:date="2018-10-02T22:42:00Z">
        <w:r>
          <w:rPr/>
          <w:t>A</w:t>
        </w:r>
      </w:ins>
      <w:r>
        <w:rPr/>
        <w:t xml:space="preserve"> Beverton–Holt spawner–recruit function </w:t>
      </w:r>
      <w:r>
        <w:fldChar w:fldCharType="begin"/>
      </w:r>
      <w:r/>
      <w:r>
        <w:fldChar w:fldCharType="separate"/>
      </w:r>
      <w:ins w:id="130" w:author="Unknown Author" w:date="2018-10-02T22:42:00Z">
        <w:r>
          <w:rPr/>
          <w:t xml:space="preserve">(Beverton and Holt, 1957) </w:t>
        </w:r>
      </w:ins>
      <w:r>
        <w:rPr/>
        <w:t xml:space="preserve">was </w:t>
      </w:r>
      <w:del w:id="131" w:author="Unknown Author" w:date="2018-10-02T22:42:00Z">
        <w:r>
          <w:rPr/>
          <w:delText>the one</w:delText>
        </w:r>
      </w:del>
      <w:ins w:id="132" w:author="Unknown Author" w:date="2018-10-02T22:42:00Z">
        <w:r>
          <w:rPr/>
          <w:t>assumed</w:t>
        </w:r>
      </w:ins>
      <w:del w:id="133" w:author="Unknown Author" w:date="2018-10-02T22:42:00Z">
        <w:r>
          <w:rPr/>
          <w:delText xml:space="preserve"> used </w:delText>
        </w:r>
      </w:del>
      <w:r>
        <w:fldChar w:fldCharType="begin"/>
      </w:r>
      <w:r/>
      <w:r>
        <w:fldChar w:fldCharType="separate"/>
      </w:r>
      <w:del w:id="134" w:author="Unknown Author" w:date="2018-10-02T22:42:00Z">
        <w:r>
          <w:rPr/>
          <w:delText>(Beverton and Holt, 1957)</w:delText>
        </w:r>
      </w:del>
      <w:bookmarkStart w:id="26" w:name="__Fieldmark__528_786546498"/>
      <w:r>
        <w:rPr/>
      </w:r>
      <w:r>
        <w:fldChar w:fldCharType="end"/>
      </w:r>
      <w:bookmarkEnd w:id="26"/>
      <w:r>
        <w:rPr/>
        <w:t xml:space="preserve">. </w:t>
      </w:r>
    </w:p>
    <w:p>
      <w:pPr>
        <w:pStyle w:val="Normal"/>
        <w:spacing w:lineRule="auto" w:line="480"/>
        <w:ind w:firstLine="720"/>
        <w:rPr/>
      </w:pPr>
      <w:r>
        <w:rPr/>
        <w:t xml:space="preserve">To simulate catch length frequencies, </w:t>
      </w:r>
      <w:del w:id="135" w:author="Unknown Author" w:date="2018-10-02T22:45:00Z">
        <w:r>
          <w:rPr/>
          <w:delText>we extracted</w:delText>
        </w:r>
      </w:del>
      <w:r>
        <w:rPr/>
        <w:t xml:space="preserve"> the expected </w:t>
      </w:r>
      <w:del w:id="136" w:author="Unknown Author" w:date="2018-10-02T22:49:00Z">
        <w:r>
          <w:rPr/>
          <w:delText xml:space="preserve">catch-at-age composition from </w:delText>
        </w:r>
      </w:del>
      <w:del w:id="137" w:author="Unknown Author" w:date="2018-10-02T22:45:00Z">
        <w:r>
          <w:rPr/>
          <w:delText xml:space="preserve">the </w:delText>
        </w:r>
      </w:del>
      <w:del w:id="138" w:author="Unknown Author" w:date="2018-10-02T22:49:00Z">
        <w:r>
          <w:rPr/>
          <w:delText xml:space="preserve">SS </w:delText>
        </w:r>
      </w:del>
      <w:del w:id="139" w:author="Unknown Author" w:date="2018-10-02T22:45:00Z">
        <w:r>
          <w:rPr/>
          <w:delText>report file</w:delText>
        </w:r>
      </w:del>
      <w:del w:id="140" w:author="Unknown Author" w:date="2018-10-02T22:49:00Z">
        <w:r>
          <w:rPr/>
          <w:delText>. We used the</w:delText>
        </w:r>
      </w:del>
      <w:r>
        <w:rPr/>
        <w:t xml:space="preserve"> age-length </w:t>
      </w:r>
      <w:ins w:id="141" w:author="Unknown Author" w:date="2018-10-02T22:49:00Z">
        <w:r>
          <w:rPr/>
          <w:t xml:space="preserve">key </w:t>
        </w:r>
      </w:ins>
      <w:del w:id="142" w:author="Unknown Author" w:date="2018-10-02T22:50:00Z">
        <w:r>
          <w:rPr/>
          <w:delText>conversion matrix</w:delText>
        </w:r>
      </w:del>
      <w:r>
        <w:rPr/>
        <w:t xml:space="preserve"> output from SS </w:t>
      </w:r>
      <w:ins w:id="143" w:author="Unknown Author" w:date="2018-10-02T22:50:00Z">
        <w:r>
          <w:rPr/>
          <w:t xml:space="preserve">was used </w:t>
        </w:r>
      </w:ins>
      <w:r>
        <w:rPr/>
        <w:t xml:space="preserve">to assign a </w:t>
      </w:r>
      <w:ins w:id="144" w:author="Unknown Author" w:date="2018-10-02T22:50:00Z">
        <w:r>
          <w:rPr/>
          <w:t xml:space="preserve">length </w:t>
        </w:r>
      </w:ins>
      <w:r>
        <w:rPr/>
        <w:t xml:space="preserve">distribution </w:t>
      </w:r>
      <w:del w:id="145" w:author="Unknown Author" w:date="2018-10-02T22:50:00Z">
        <w:r>
          <w:rPr/>
          <w:delText xml:space="preserve">of length </w:delText>
        </w:r>
      </w:del>
      <w:r>
        <w:rPr/>
        <w:t xml:space="preserve">to each age. Summing within a length bin </w:t>
      </w:r>
      <w:ins w:id="146" w:author="Unknown Author" w:date="2018-10-02T22:50:00Z">
        <w:r>
          <w:rPr/>
          <w:t xml:space="preserve">then </w:t>
        </w:r>
      </w:ins>
      <w:r>
        <w:rPr/>
        <w:t>gave the length distribution of the catch. Length bins were defined at every 2 cm from 30 to 150 cm for Albacore, from 12 to 76 cm for Pacific Chub Mackerel and from 8 to 60 cm for Canary Rockfish. To obtain samples of the length composition of the catch to use in the length-based assessment models, 1000 fish/year were drawn using a multinomial distribution from the catch at length, using the probability of being caught at each length bin in each year.</w:t>
      </w:r>
    </w:p>
    <w:p>
      <w:pPr>
        <w:pStyle w:val="Normal"/>
        <w:spacing w:lineRule="auto" w:line="480"/>
        <w:ind w:firstLine="720"/>
        <w:rPr/>
      </w:pPr>
      <w:del w:id="147" w:author="Unknown Author" w:date="2018-10-02T22:51:00Z">
        <w:r>
          <w:rPr/>
          <w:delText xml:space="preserve">In summary, we </w:delText>
        </w:r>
      </w:del>
      <w:del w:id="148" w:author="Unknown Author" w:date="2018-10-02T22:51:00Z">
        <w:r>
          <w:rPr>
            <w:bCs/>
          </w:rPr>
          <w:delText>constructed</w:delText>
        </w:r>
      </w:del>
      <w:del w:id="149" w:author="Unknown Author" w:date="2018-10-02T22:51:00Z">
        <w:r>
          <w:rPr/>
          <w:delText xml:space="preserve"> operating models</w:delText>
        </w:r>
      </w:del>
      <w:ins w:id="150" w:author="Unknown Author" w:date="2018-10-02T22:51:00Z">
        <w:r>
          <w:rPr/>
          <w:t>OMs were generated</w:t>
        </w:r>
      </w:ins>
      <w:r>
        <w:rPr/>
        <w:t xml:space="preserve"> using a factorial design encompassing 9 </w:t>
      </w:r>
      <w:del w:id="151" w:author="Unknown Author" w:date="2018-10-02T22:52:00Z">
        <w:r>
          <w:rPr/>
          <w:delText>sets of assumptions</w:delText>
        </w:r>
      </w:del>
      <w:ins w:id="152" w:author="Unknown Author" w:date="2018-10-02T22:52:00Z">
        <w:r>
          <w:rPr/>
          <w:t>factors</w:t>
        </w:r>
      </w:ins>
      <w:del w:id="153" w:author="Unknown Author" w:date="2018-10-02T22:52:00Z">
        <w:r>
          <w:rPr/>
          <w:delText>.</w:delText>
        </w:r>
      </w:del>
      <w:ins w:id="154" w:author="Unknown Author" w:date="2018-10-02T22:52:00Z">
        <w:r>
          <w:rPr/>
          <w:t xml:space="preserve">; </w:t>
        </w:r>
      </w:ins>
      <w:r>
        <w:rPr/>
        <w:t xml:space="preserve"> </w:t>
      </w:r>
      <w:del w:id="155" w:author="Unknown Author" w:date="2018-10-02T22:52:00Z">
        <w:r>
          <w:rPr/>
          <w:delText>The factors were</w:delText>
        </w:r>
      </w:del>
      <w:ins w:id="156" w:author="Unknown Author" w:date="2018-10-02T22:52:00Z">
        <w:r>
          <w:rPr/>
          <w:t>namely</w:t>
        </w:r>
      </w:ins>
      <w:r>
        <w:rPr/>
        <w:t xml:space="preserve"> (</w:t>
      </w:r>
      <w:r>
        <w:rPr>
          <w:i/>
        </w:rPr>
        <w:t>i</w:t>
      </w:r>
      <w:r>
        <w:rPr/>
        <w:t>) three scenarios of harvest rates (Figure 1 to 3) and (</w:t>
      </w:r>
      <w:r>
        <w:rPr>
          <w:i/>
        </w:rPr>
        <w:t>ii</w:t>
      </w:r>
      <w:r>
        <w:rPr/>
        <w:t xml:space="preserve">) life history with three levels (Table 1). For each OM </w:t>
      </w:r>
      <w:del w:id="157" w:author="Unknown Author" w:date="2018-10-02T22:52:00Z">
        <w:r>
          <w:rPr/>
          <w:delText>we simulated</w:delText>
        </w:r>
      </w:del>
      <w:r>
        <w:rPr/>
        <w:t xml:space="preserve"> 100 data</w:t>
      </w:r>
      <w:del w:id="158" w:author="Unknown Author" w:date="2018-10-02T22:52:00Z">
        <w:r>
          <w:rPr/>
          <w:delText xml:space="preserve"> </w:delText>
        </w:r>
      </w:del>
      <w:r>
        <w:rPr/>
        <w:t xml:space="preserve">sets </w:t>
      </w:r>
      <w:ins w:id="159" w:author="Unknown Author" w:date="2018-10-02T22:52:00Z">
        <w:r>
          <w:rPr/>
          <w:t xml:space="preserve">were simulated </w:t>
        </w:r>
      </w:ins>
      <w:del w:id="160" w:author="Unknown Author" w:date="2018-10-02T22:52:00Z">
        <w:r>
          <w:rPr/>
          <w:delText>of</w:delText>
        </w:r>
      </w:del>
      <w:ins w:id="161" w:author="Unknown Author" w:date="2018-10-02T22:52:00Z">
        <w:r>
          <w:rPr/>
          <w:t>for</w:t>
        </w:r>
      </w:ins>
      <w:r>
        <w:rPr/>
        <w:t xml:space="preserve"> harvest rate (</w:t>
      </w:r>
      <w:r>
        <w:rPr>
          <w:i/>
        </w:rPr>
        <w:t>U</w:t>
      </w:r>
      <w:r>
        <w:rPr/>
        <w:t>), total biomass (</w:t>
      </w:r>
      <w:r>
        <w:rPr>
          <w:i/>
        </w:rPr>
        <w:t>B</w:t>
      </w:r>
      <w:r>
        <w:rPr/>
        <w:t xml:space="preserve">) and SPR (Figure 1 to 3). </w:t>
      </w:r>
    </w:p>
    <w:p>
      <w:pPr>
        <w:pStyle w:val="Heading3"/>
        <w:numPr>
          <w:ilvl w:val="0"/>
          <w:numId w:val="0"/>
        </w:numPr>
        <w:spacing w:lineRule="auto" w:line="480"/>
        <w:rPr>
          <w:rFonts w:cs="Times New Roman"/>
        </w:rPr>
      </w:pPr>
      <w:bookmarkStart w:id="27" w:name="_Toc520727941"/>
      <w:bookmarkEnd w:id="27"/>
      <w:r>
        <w:rPr>
          <w:rFonts w:cs="Times New Roman"/>
        </w:rPr>
        <w:t>Estimation models</w:t>
      </w:r>
    </w:p>
    <w:p>
      <w:pPr>
        <w:pStyle w:val="Normal"/>
        <w:rPr/>
      </w:pPr>
      <w:r>
        <w:rPr/>
        <w:t xml:space="preserve">Each catch or length-based method </w:t>
      </w:r>
      <w:del w:id="162" w:author="Unknown Author" w:date="2018-10-02T22:53:00Z">
        <w:r>
          <w:rPr/>
          <w:delText>considered and tested</w:delText>
        </w:r>
      </w:del>
      <w:ins w:id="163" w:author="Unknown Author" w:date="2018-10-02T22:53:00Z">
        <w:r>
          <w:rPr/>
          <w:t>evaluated</w:t>
        </w:r>
      </w:ins>
      <w:r>
        <w:rPr/>
        <w:t xml:space="preserve"> is described in detail below: </w:t>
      </w:r>
    </w:p>
    <w:p>
      <w:pPr>
        <w:pStyle w:val="Heading4"/>
        <w:numPr>
          <w:ilvl w:val="0"/>
          <w:numId w:val="0"/>
        </w:numPr>
        <w:spacing w:lineRule="auto" w:line="480"/>
        <w:ind w:firstLine="708"/>
        <w:rPr>
          <w:i/>
          <w:i/>
          <w:sz w:val="24"/>
        </w:rPr>
      </w:pPr>
      <w:r>
        <w:rPr>
          <w:i/>
          <w:sz w:val="24"/>
        </w:rPr>
        <w:t>Catch-based data-limited methods</w:t>
      </w:r>
    </w:p>
    <w:p>
      <w:pPr>
        <w:pStyle w:val="Normal"/>
        <w:spacing w:lineRule="auto" w:line="480" w:before="240" w:after="0"/>
        <w:ind w:firstLine="720"/>
        <w:rPr/>
      </w:pPr>
      <w:r>
        <w:rPr>
          <w:b/>
          <w:bCs/>
        </w:rPr>
        <w:t>Catch</w:t>
      </w:r>
      <w:r>
        <w:rPr>
          <w:rStyle w:val="Heading4Char"/>
          <w:b/>
        </w:rPr>
        <w:t>-MSY</w:t>
      </w:r>
      <w:r>
        <w:rPr>
          <w:rStyle w:val="Heading4Char"/>
        </w:rPr>
        <w:t xml:space="preserve"> (CMSY; </w:t>
      </w:r>
      <w:r>
        <w:fldChar w:fldCharType="begin"/>
      </w:r>
      <w:r>
        <w:instrText>ADDIN CSL_CITATION {"citationItems":[{"id":"ITEM-1","itemData":{"DOI":"10.1111/j.1467-2979.2012.00485.x","ISSN":"14672960","author":[{"dropping-particle":"","family":"Martell","given":"Steven","non-dropping-particle":"","parse-names":false,"suffix":""},{"dropping-particle":"","family":"Froese","given":"Rainer","non-dropping-particle":"","parse-names":false,"suffix":""}],"container-title":"Fish and Fisheries","id":"ITEM-1","issue":"4","issued":{"date-parts":[["2013","12"]]},"page":"504-514","title":"A simple method for estimating MSY from catch and resilience","type":"article-journal","volume":"14"},"uris":["http://www.mendeley.com/documents/?uuid=44fbdc14-61a9-3581-9247-22ba96d789ae"]}],"mendeley":{"formattedCitation":"(Martell and Froese, 2013)","manualFormatting":"Martell and Froese 2013)","plainTextFormattedCitation":"(Martell and Froese, 2013)","previouslyFormattedCitation":"(Martell and Froese, 2013)"},"properties":{"noteIndex":0},"schema":"https://github.com/citation-style-language/schema/raw/master/csl-citation.json"}</w:instrText>
      </w:r>
      <w:r>
        <w:fldChar w:fldCharType="separate"/>
      </w:r>
      <w:bookmarkStart w:id="28" w:name="__Fieldmark__617_786546498"/>
      <w:r>
        <w:rPr>
          <w:rStyle w:val="Heading4Char"/>
        </w:rPr>
        <w:t>Martell and Froese 2013)</w:t>
      </w:r>
      <w:r>
        <w:rPr>
          <w:rStyle w:val="Heading4Char"/>
        </w:rPr>
      </w:r>
      <w:r>
        <w:fldChar w:fldCharType="end"/>
      </w:r>
      <w:bookmarkEnd w:id="28"/>
      <w:r>
        <w:rPr>
          <w:rStyle w:val="Heading4Char"/>
        </w:rPr>
        <w:t xml:space="preserve">. It is </w:t>
      </w:r>
      <w:r>
        <w:rPr/>
        <w:t>a SRA approach with a Schaefer biomass dynamic model. As input data, it requires a time series of removals, prior ranges of the population rate of increase (</w:t>
      </w:r>
      <w:r>
        <w:rPr>
          <w:i/>
        </w:rPr>
        <w:t>r</w:t>
      </w:r>
      <w:r>
        <w:rPr/>
        <w:t>) and carrying capacity (</w:t>
      </w:r>
      <w:r>
        <w:rPr>
          <w:i/>
        </w:rPr>
        <w:t>K</w:t>
      </w:r>
      <w:r>
        <w:rPr/>
        <w:t xml:space="preserve">), and possible ranges of relative stock sizes in the final year of the time series. Probable ranges for </w:t>
      </w:r>
      <w:r>
        <w:rPr>
          <w:i/>
        </w:rPr>
        <w:t>r</w:t>
      </w:r>
      <w:r>
        <w:rPr/>
        <w:t xml:space="preserve"> and </w:t>
      </w:r>
      <w:r>
        <w:rPr>
          <w:i/>
        </w:rPr>
        <w:t>K</w:t>
      </w:r>
      <w:r>
        <w:rPr/>
        <w:t xml:space="preserve"> are filtered with a Monte Carlo approach to detect ‘viable’ </w:t>
      </w:r>
      <w:r>
        <w:rPr>
          <w:i/>
        </w:rPr>
        <w:t>r-K</w:t>
      </w:r>
      <w:r>
        <w:rPr/>
        <w:t xml:space="preserve"> pairs. A parameter pair is considered ‘viable’ if the corresponding biomass trajectories calculated </w:t>
      </w:r>
      <w:ins w:id="164" w:author="Unknown Author" w:date="2018-10-02T22:54:00Z">
        <w:r>
          <w:rPr/>
          <w:t>from</w:t>
        </w:r>
      </w:ins>
      <w:del w:id="165" w:author="Unknown Author" w:date="2018-10-02T22:54:00Z">
        <w:r>
          <w:rPr/>
          <w:delText>w</w:delText>
        </w:r>
      </w:del>
      <w:del w:id="166" w:author="Unknown Author" w:date="2018-10-02T22:53:00Z">
        <w:r>
          <w:rPr/>
          <w:delText>ith</w:delText>
        </w:r>
      </w:del>
      <w:r>
        <w:rPr/>
        <w:t xml:space="preserve"> a production model are compatible with the observed catches, so that the population abundance never falls below 0, and is compatible with the prior assumption of relative biomass (i.e., stock depletion; </w:t>
      </w:r>
      <w:r>
        <w:fldChar w:fldCharType="begin"/>
      </w:r>
      <w:r>
        <w:instrText>ADDIN CSL_CITATION {"citationItems":[{"id":"ITEM-1","itemData":{"DOI":"10.1111/j.1467-2979.2012.00485.x","ISSN":"14672960","author":[{"dropping-particle":"","family":"Martell","given":"Steven","non-dropping-particle":"","parse-names":false,"suffix":""},{"dropping-particle":"","family":"Froese","given":"Rainer","non-dropping-particle":"","parse-names":false,"suffix":""}],"container-title":"Fish and Fisheries","id":"ITEM-1","issue":"4","issued":{"date-parts":[["2013","12"]]},"page":"504-514","title":"A simple method for estimating MSY from catch and resilience","type":"article-journal","volume":"14"},"uris":["http://www.mendeley.com/documents/?uuid=44fbdc14-61a9-3581-9247-22ba96d789ae"]}],"mendeley":{"formattedCitation":"(Martell and Froese, 2013)","manualFormatting":"Martell and Froese 2013)","plainTextFormattedCitation":"(Martell and Froese, 2013)","previouslyFormattedCitation":"(Martell and Froese, 2013)"},"properties":{"noteIndex":0},"schema":"https://github.com/citation-style-language/schema/raw/master/csl-citation.json"}</w:instrText>
      </w:r>
      <w:r>
        <w:fldChar w:fldCharType="separate"/>
      </w:r>
      <w:bookmarkStart w:id="29" w:name="__Fieldmark__650_786546498"/>
      <w:r>
        <w:rPr/>
        <w:t>Martell and Froese 2013)</w:t>
      </w:r>
      <w:r>
        <w:rPr/>
      </w:r>
      <w:r>
        <w:fldChar w:fldCharType="end"/>
      </w:r>
      <w:bookmarkEnd w:id="29"/>
      <w:r>
        <w:rPr/>
        <w:t xml:space="preserve">. The </w:t>
      </w:r>
      <w:r>
        <w:rPr>
          <w:i/>
        </w:rPr>
        <w:t>r-K</w:t>
      </w:r>
      <w:r>
        <w:rPr/>
        <w:t xml:space="preserve"> pairs are drawn from uniform prior distributions and the Bernoulli distribution is used as the likelihood function for accepting each </w:t>
      </w:r>
      <w:r>
        <w:rPr>
          <w:i/>
        </w:rPr>
        <w:t>r-K</w:t>
      </w:r>
      <w:r>
        <w:rPr/>
        <w:t xml:space="preserve"> pair. CMSY uses catch and productivity to estimate MSY. However, here we used the modified version of CMSY by </w:t>
      </w:r>
      <w:r>
        <w:fldChar w:fldCharType="begin"/>
      </w:r>
      <w:r>
        <w:instrText>ADDIN CSL_CITATION {"citationItems":[{"id":"ITEM-1","itemData":{"DOI":"10.1111/conl.12363","ISSN":"1755263X","author":[{"dropping-particle":"","family":"Rosenberg","given":"Andrew A.","non-dropping-particle":"","parse-names":false,"suffix":""},{"dropping-particle":"","family":"Kleisner","given":"Kristin M.","non-dropping-particle":"","parse-names":false,"suffix":""},{"dropping-particle":"","family":"Afflerbach","given":"Jamie","non-dropping-particle":"","parse-names":false,"suffix":""},{"dropping-particle":"","family":"Anderson","given":"Sean C.","non-dropping-particle":"","parse-names":false,"suffix":""},{"dropping-particle":"","family":"Dickey-Collas","given":"Mark","non-dropping-particle":"","parse-names":false,"suffix":""},{"dropping-particle":"","family":"Cooper","given":"Andrew B.","non-dropping-particle":"","parse-names":false,"suffix":""},{"dropping-particle":"","family":"Fogarty","given":"Michael J.","non-dropping-particle":"","parse-names":false,"suffix":""},{"dropping-particle":"","family":"Fulton","given":"Elizabeth A.","non-dropping-particle":"","parse-names":false,"suffix":""},{"dropping-particle":"","family":"Gutiérrez","given":"Nicolás L.","non-dropping-particle":"","parse-names":false,"suffix":""},{"dropping-particle":"","family":"Hyde","given":"Kimberly J.W.","non-dropping-particle":"","parse-names":false,"suffix":""},{"dropping-particle":"","family":"Jardim","given":"Ernesto","non-dropping-particle":"","parse-names":false,"suffix":""},{"dropping-particle":"","family":"Jensen","given":"Olaf P.","non-dropping-particle":"","parse-names":false,"suffix":""},{"dropping-particle":"","family":"Kristiansen","given":"Trond","non-dropping-particle":"","parse-names":false,"suffix":""},{"dropping-particle":"","family":"Longo","given":"Catherine","non-dropping-particle":"","parse-names":false,"suffix":""},{"dropping-particle":"V.","family":"Minte-Vera","given":"Carolina","non-dropping-particle":"","parse-names":false,"suffix":""},{"dropping-particle":"","family":"Minto","given":"Cóilín","non-dropping-particle":"","parse-names":false,"suffix":""},{"dropping-particle":"","family":"Mosqueira","given":"Iago","non-dropping-particle":"","parse-names":false,"suffix":""},{"dropping-particle":"","family":"Osio","given":"Giacomo Chato","non-dropping-particle":"","parse-names":false,"suffix":""},{"dropping-particle":"","family":"Ovando","given":"Daniel","non-dropping-particle":"","parse-names":false,"suffix":""},{"dropping-particle":"","family":"Selig","given":"Elizabeth R.","non-dropping-particle":"","parse-names":false,"suffix":""},{"dropping-particle":"","family":"Thorson","given":"James T.","non-dropping-particle":"","parse-names":false,"suffix":""},{"dropping-particle":"","family":"Walsh","given":"Jessica C.","non-dropping-particle":"","parse-names":false,"suffix":""},{"dropping-particle":"","family":"Ye","given":"Yimin","non-dropping-particle":"","parse-names":false,"suffix":""}],"container-title":"Conservation Letters","id":"ITEM-1","issue":"April","issued":{"date-parts":[["2017"]]},"page":"1-9","title":"Applying a New Ensemble Approach to Estimating Stock Status of Marine Fisheries Around the World","type":"article-journal","volume":"00"},"uris":["http://www.mendeley.com/documents/?uuid=7c6d4c25-24d1-4e64-a39a-71ba95be94e7"]}],"mendeley":{"formattedCitation":"(Rosenberg &lt;i&gt;et al.&lt;/i&gt;, 2017)","manualFormatting":"Rosenberg et al. (2017)","plainTextFormattedCitation":"(Rosenberg et al., 2017)","previouslyFormattedCitation":"(Rosenberg &lt;i&gt;et al.&lt;/i&gt;, 2017)"},"properties":{"noteIndex":0},"schema":"https://github.com/citation-style-language/schema/raw/master/csl-citation.json"}</w:instrText>
      </w:r>
      <w:r>
        <w:fldChar w:fldCharType="separate"/>
      </w:r>
      <w:bookmarkStart w:id="30" w:name="__Fieldmark__678_786546498"/>
      <w:r>
        <w:rPr/>
        <w:t xml:space="preserve">Rosenberg </w:t>
      </w:r>
      <w:r>
        <w:rPr>
          <w:i/>
        </w:rPr>
        <w:t>et al.</w:t>
      </w:r>
      <w:r>
        <w:rPr/>
        <w:t xml:space="preserve"> (2017)</w:t>
      </w:r>
      <w:r>
        <w:rPr/>
      </w:r>
      <w:r>
        <w:fldChar w:fldCharType="end"/>
      </w:r>
      <w:bookmarkEnd w:id="30"/>
      <w:r>
        <w:rPr/>
        <w:t xml:space="preserve"> to extract biomass trends from all viable </w:t>
      </w:r>
      <w:r>
        <w:rPr>
          <w:i/>
        </w:rPr>
        <w:t>r-K</w:t>
      </w:r>
      <w:r>
        <w:rPr/>
        <w:t xml:space="preserve"> pairs. Then the biomass trajectory is calculated as the median of all viable biomass trajectories generated during the Monte Carlo process. We used the R package </w:t>
      </w:r>
      <w:r>
        <w:rPr>
          <w:i/>
        </w:rPr>
        <w:t>datalimited</w:t>
      </w:r>
      <w:r>
        <w:rPr/>
        <w:t xml:space="preserve"> version 0.1.0 (Anderson </w:t>
      </w:r>
      <w:r>
        <w:rPr>
          <w:i/>
        </w:rPr>
        <w:t>et al.</w:t>
      </w:r>
      <w:r>
        <w:rPr/>
        <w:t xml:space="preserve"> 2016) available at </w:t>
      </w:r>
      <w:hyperlink r:id="rId2">
        <w:r>
          <w:rPr>
            <w:rStyle w:val="InternetLink"/>
          </w:rPr>
          <w:t>https://github.com/datalimited/datalimited</w:t>
        </w:r>
      </w:hyperlink>
      <w:r>
        <w:rPr/>
        <w:t xml:space="preserve">. </w:t>
      </w:r>
    </w:p>
    <w:p>
      <w:pPr>
        <w:pStyle w:val="Normal"/>
        <w:spacing w:lineRule="auto" w:line="480"/>
        <w:ind w:firstLine="720"/>
        <w:rPr/>
      </w:pPr>
      <w:r>
        <w:rPr>
          <w:rStyle w:val="Heading4Char"/>
          <w:b/>
        </w:rPr>
        <w:t>State-space catch-only model</w:t>
      </w:r>
      <w:r>
        <w:rPr>
          <w:rStyle w:val="Heading4Char"/>
        </w:rPr>
        <w:t xml:space="preserve"> (SSCOM).</w:t>
      </w:r>
      <w:r>
        <w:rPr/>
        <w:t xml:space="preserve"> This is a hierarchical model based on a coupled harvest-dynamics model. The model is a Bayesian state-space model that integrates across three stochastic functional forms: variation in effort, population dynamics and fishing efficiency </w:t>
      </w:r>
      <w:r>
        <w:fldChar w:fldCharType="begin"/>
      </w:r>
      <w:r>
        <w:instrText>ADDIN CSL_CITATION {"citationItems":[{"id":"ITEM-1","itemData":{"DOI":"10.1139/cjfas-2013-0280","ISBN":"0706-652X; 1205-7533","ISSN":"0706-652X","abstract":"Research shows that population status can be predicted using catch data, but there is little justification for why these predictions work or how they account for changes in fisheries management. We demonstrate that biomass can be reconstructed from catch data whenever fishing mortality follows predictable dynamics over time (called \"effort dynamics\"), and we develop a state-space catch only model (SSCOM) for this purpose. We use theoretical arguments and simulation modeling to demonstrate that SSCOM can, in some cases, estimate population status from catch data. Next, we use meta-analysis to estimate effort dynamics for US West Coast groundfishes before and after fisheries management changes in the mid-1990s. We apply the SSCOM using meta-analytic results to data for eight assessed species and compare results with stock assessment and data-poor methods. Results indicate general agreement among all three methods. We conclude that effort dynamics provides a theoretical basis for using catch data to reconstruct biomass and has potential for conducting data-poor assessments. However, we still recommend that index and compositional data be collected to allow application of data-rich methods.","author":[{"dropping-particle":"","family":"Thorson","given":"James T.","non-dropping-particle":"","parse-names":false,"suffix":""},{"dropping-particle":"","family":"Minto","given":"Cóilín","non-dropping-particle":"","parse-names":false,"suffix":""},{"dropping-particle":"V.","family":"Minte-Vera","given":"Carolina","non-dropping-particle":"","parse-names":false,"suffix":""},{"dropping-particle":"","family":"Kleisner","given":"Kristin M.","non-dropping-particle":"","parse-names":false,"suffix":""},{"dropping-particle":"","family":"Longo","given":"Catherine","non-dropping-particle":"","parse-names":false,"suffix":""},{"dropping-particle":"","family":"Jacobson","given":"Larry","non-dropping-particle":"","parse-names":false,"suffix":""}],"container-title":"Canadian Journal of Fisheries and Aquatic Sciences","id":"ITEM-1","issue":"12","issued":{"date-parts":[["2013"]]},"page":"1829-1844","title":"A new role for effort dynamics in the theory of harvested populations and data-poor stock assessment","type":"article-journal","volume":"70"},"uris":["http://www.mendeley.com/documents/?uuid=a8127b8e-1e01-42a6-a7d1-878fdd9dc606"]}],"mendeley":{"formattedCitation":"(Thorson &lt;i&gt;et al.&lt;/i&gt;, 2013)","plainTextFormattedCitation":"(Thorson et al., 2013)","previouslyFormattedCitation":"(Thorson &lt;i&gt;et al.&lt;/i&gt;, 2013)"},"properties":{"noteIndex":0},"schema":"https://github.com/citation-style-language/schema/raw/master/csl-citation.json"}</w:instrText>
      </w:r>
      <w:r>
        <w:fldChar w:fldCharType="separate"/>
      </w:r>
      <w:bookmarkStart w:id="31" w:name="__Fieldmark__714_786546498"/>
      <w:r>
        <w:rPr/>
        <w:t xml:space="preserve">(Thorson </w:t>
      </w:r>
      <w:r>
        <w:rPr>
          <w:i/>
        </w:rPr>
        <w:t>et al.</w:t>
      </w:r>
      <w:r>
        <w:rPr/>
        <w:t>, 2013)</w:t>
      </w:r>
      <w:r>
        <w:rPr/>
      </w:r>
      <w:r>
        <w:fldChar w:fldCharType="end"/>
      </w:r>
      <w:bookmarkEnd w:id="31"/>
      <w:r>
        <w:rPr/>
        <w:t xml:space="preserve">. SSCOM can reconstruct biomass time series from catch data whenever fishing mortality follows semi-predictable dynamics over time. The different types of population and effort dynamics can be extracted from the same catch stream using nonlinear models for population-dynamics as a function of biomass and linear models for effort dynamics as a function of log-scaled biomass for example. We used the package </w:t>
      </w:r>
      <w:r>
        <w:rPr>
          <w:i/>
        </w:rPr>
        <w:t>datalimited</w:t>
      </w:r>
      <w:r>
        <w:rPr/>
        <w:t xml:space="preserve"> version 0.1.0 </w:t>
      </w:r>
      <w:r>
        <w:fldChar w:fldCharType="begin"/>
      </w:r>
      <w:r>
        <w:instrText>ADDIN CSL_CITATION {"citationItems":[{"id":"ITEM-1","itemData":{"author":[{"dropping-particle":"","family":"Anderson","given":"Sean C.","non-dropping-particle":"","parse-names":false,"suffix":""},{"dropping-particle":"","family":"Afflerbach, Jamie Cooper","given":"Andrew B.","non-dropping-particle":"","parse-names":false,"suffix":""},{"dropping-particle":"","family":"Dickey-Collas","given":"Mark","non-dropping-particle":"","parse-names":false,"suffix":""},{"dropping-particle":"","family":"Jensen","given":"Olaf P.","non-dropping-particle":"","parse-names":false,"suffix":""},{"dropping-particle":"","family":"Kleisner","given":"Kristin M.","non-dropping-particle":"","parse-names":false,"suffix":""},{"dropping-particle":"","family":"Longo","given":"Catherine","non-dropping-particle":"","parse-names":false,"suffix":""},{"dropping-particle":"","family":"Osio","given":"Giacomo Chato","non-dropping-particle":"","parse-names":false,"suffix":""},{"dropping-particle":"","family":"Ovando","given":"Daniel","non-dropping-particle":"","parse-names":false,"suffix":""},{"dropping-particle":"","family":"Minte-Vera","given":"Carolina","non-dropping-particle":"","parse-names":false,"suffix":""},{"dropping-particle":"","family":"Minto","given":"Coilin","non-dropping-particle":"","parse-names":false,"suffix":""},{"dropping-particle":"","family":"Mosqueira","given":"Iago","non-dropping-particle":"","parse-names":false,"suffix":""},{"dropping-particle":"","family":"Rosenberg","given":"Andrew A.","non-dropping-particle":"","parse-names":false,"suffix":""},{"dropping-particle":"","family":"Selig","given":"Elizabeth","non-dropping-particle":"","parse-names":false,"suffix":""},{"dropping-particle":"","family":"Thorson","given":"James T.","non-dropping-particle":"","parse-names":false,"suffix":""},{"dropping-particle":"","family":"Walsh","given":"Jessica C.","non-dropping-particle":"","parse-names":false,"suffix":""}],"id":"ITEM-1","issued":{"date-parts":[["2016"]]},"title":"datalimited: Stock Assessment Methods for Data-limited Fisheries. R package version 0.1.0.","type":"article"},"uris":["http://www.mendeley.com/documents/?uuid=62c10949-6fbf-4631-9c02-e5690011cdf0"]}],"mendeley":{"formattedCitation":"(Anderson &lt;i&gt;et al.&lt;/i&gt;, 2016)","plainTextFormattedCitation":"(Anderson et al., 2016)","previouslyFormattedCitation":"(Anderson &lt;i&gt;et al.&lt;/i&gt;, 2016)"},"properties":{"noteIndex":0},"schema":"https://github.com/citation-style-language/schema/raw/master/csl-citation.json"}</w:instrText>
      </w:r>
      <w:r>
        <w:fldChar w:fldCharType="separate"/>
      </w:r>
      <w:bookmarkStart w:id="32" w:name="__Fieldmark__728_786546498"/>
      <w:r>
        <w:rPr/>
        <w:t xml:space="preserve">(Anderson </w:t>
      </w:r>
      <w:r>
        <w:rPr>
          <w:i/>
        </w:rPr>
        <w:t>et al.</w:t>
      </w:r>
      <w:r>
        <w:rPr/>
        <w:t>, 2016)</w:t>
      </w:r>
      <w:r>
        <w:rPr/>
      </w:r>
      <w:r>
        <w:fldChar w:fldCharType="end"/>
      </w:r>
      <w:bookmarkEnd w:id="32"/>
      <w:r>
        <w:rPr/>
        <w:t xml:space="preserve"> to run this model. We modified the code to extract biomass trajectories and to use a lognormal distribution for depletion (Table 1). However, the effort dynamic priors were set as in </w:t>
      </w:r>
      <w:r>
        <w:fldChar w:fldCharType="begin"/>
      </w:r>
      <w:r>
        <w:instrText>ADDIN CSL_CITATION {"citationItems":[{"id":"ITEM-1","itemData":{"DOI":"10.1111/faf.12200","ISSN":"14672979","abstract":"© 2017 John Wiley &amp; Sons Ltd.Fishery managers must often reconcile conflicting estimates of population status and trend. Superensemble models, commonly used in climate and weather forecasting, may provide an effective solution. This approach uses predictions from multiple models as covariates in an additional \"superensemble\" model fitted to known data. We evaluated the potential for ensemble averages and superensemble models (ensemble methods) to improve estimates of population status and trend for fisheries. We fit four widely applicable data-limited models that estimate stock biomass relative to equilibrium biomass at maximum sustainable yield (B/BMSY). We combined these estimates of recent fishery status and trends in B/BMSY with four ensemble methods: an ensemble average and three superensembles (a linear model, a random forest and a boosted regression tree). We trained our superensembles on 5,760 simulated stocks and tested them with cross-validation and against a global database of 249 stock assessments. Ensemble methods substantially improved estimates of population status and trend. Random forest and boosted regression trees performed the best at estimating population status: inaccuracy (median absolute proportional error) decreased from 0.42 to 0.56 to 0.32 to 0.33, rank-order correlation between predicted and true status improved from 0.02 to 0.32 to 0.44 to 0.48 and bias (median proportional error) declined from -0.22 to 0.31 to -0.12 to 0.03. We found similar improvements when predicting trend and when applying the simulation-trained superensembles to catch data for global fish stocks. Superensembles can optimally leverage multiple model predictions; however, they must be tested, formed from a diverse set of accurate models and built on a data set representative of the populations to which they are applied.","author":[{"dropping-particle":"","family":"Anderson","given":"Sean C.","non-dropping-particle":"","parse-names":false,"suffix":""},{"dropping-particle":"","family":"Cooper","given":"Andrew B.","non-dropping-particle":"","parse-names":false,"suffix":""},{"dropping-particle":"","family":"Jensen","given":"Olaf P.","non-dropping-particle":"","parse-names":false,"suffix":""},{"dropping-particle":"","family":"Minto","given":"Cóilín","non-dropping-particle":"","parse-names":false,"suffix":""},{"dropping-particle":"","family":"Thorson","given":"James T.","non-dropping-particle":"","parse-names":false,"suffix":""},{"dropping-particle":"","family":"Walsh","given":"Jessica C.","non-dropping-particle":"","parse-names":false,"suffix":""},{"dropping-particle":"","family":"Afflerbach","given":"Jamie","non-dropping-particle":"","parse-names":false,"suffix":""},{"dropping-particle":"","family":"Dickey-Collas","given":"Mark","non-dropping-particle":"","parse-names":false,"suffix":""},{"dropping-particle":"","family":"Kleisner","given":"Kristin M.","non-dropping-particle":"","parse-names":false,"suffix":""},{"dropping-particle":"","family":"Longo","given":"Catherine","non-dropping-particle":"","parse-names":false,"suffix":""},{"dropping-particle":"","family":"Osio","given":"Giacomo Chato","non-dropping-particle":"","parse-names":false,"suffix":""},{"dropping-particle":"","family":"Ovando","given":"Daniel","non-dropping-particle":"","parse-names":false,"suffix":""},{"dropping-particle":"","family":"Mosqueira","given":"Iago","non-dropping-particle":"","parse-names":false,"suffix":""},{"dropping-particle":"","family":"Rosenberg","given":"Andrew A.","non-dropping-particle":"","parse-names":false,"suffix":""},{"dropping-particle":"","family":"Selig","given":"Elizabeth R.","non-dropping-particle":"","parse-names":false,"suffix":""}],"container-title":"Fish and Fisheries","id":"ITEM-1","issue":"4","issued":{"date-parts":[["2017"]]},"page":"732-741","title":"Improving estimates of population status and trend with superensemble models","type":"article-journal","volume":"18"},"uris":["http://www.mendeley.com/documents/?uuid=6fac1946-3362-4663-8d0b-ad8265f6fdd4"]}],"mendeley":{"formattedCitation":"(Anderson &lt;i&gt;et al.&lt;/i&gt;, 2017)","manualFormatting":"Anderson et al. (2017)","plainTextFormattedCitation":"(Anderson et al., 2017)","previouslyFormattedCitation":"(Anderson &lt;i&gt;et al.&lt;/i&gt;, 2017)"},"properties":{"noteIndex":0},"schema":"https://github.com/citation-style-language/schema/raw/master/csl-citation.json"}</w:instrText>
      </w:r>
      <w:r>
        <w:fldChar w:fldCharType="separate"/>
      </w:r>
      <w:bookmarkStart w:id="33" w:name="__Fieldmark__744_786546498"/>
      <w:r>
        <w:rPr/>
        <w:t xml:space="preserve">Anderson </w:t>
      </w:r>
      <w:r>
        <w:rPr>
          <w:i/>
        </w:rPr>
        <w:t>et al.</w:t>
      </w:r>
      <w:r>
        <w:rPr/>
        <w:t xml:space="preserve"> (2017)</w:t>
      </w:r>
      <w:r>
        <w:rPr/>
      </w:r>
      <w:r>
        <w:fldChar w:fldCharType="end"/>
      </w:r>
      <w:bookmarkEnd w:id="33"/>
      <w:r>
        <w:rPr/>
        <w:t xml:space="preserve">. </w:t>
      </w:r>
    </w:p>
    <w:p>
      <w:pPr>
        <w:pStyle w:val="Normal"/>
        <w:spacing w:lineRule="auto" w:line="480"/>
        <w:ind w:firstLine="720"/>
        <w:rPr/>
      </w:pPr>
      <w:r>
        <w:rPr>
          <w:rStyle w:val="Heading4Char"/>
          <w:b/>
        </w:rPr>
        <w:t>Depletion based stock reduction analysis</w:t>
      </w:r>
      <w:r>
        <w:rPr>
          <w:rStyle w:val="Heading4Char"/>
        </w:rPr>
        <w:t xml:space="preserve"> (DBSRA).</w:t>
      </w:r>
      <w:r>
        <w:rPr/>
        <w:t xml:space="preserve"> DBSRA </w:t>
      </w:r>
      <w:r>
        <w:fldChar w:fldCharType="begin"/>
      </w:r>
      <w:r>
        <w:instrText>ADDIN CSL_CITATION {"citationItems":[{"id":"ITEM-1","itemData":{"DOI":"10.1016/j.fishres.2011.05.007","ISSN":"01657836","abstract":"We describe a method for determining reasonable yield and management reference points for data-poor fisheries in cases where approximate catches are known from the beginning of exploitation. The method, called Depletion-Based Stock Reduction Analysis (DB-SRA), merges stochastic Stock-Reduction Analysis with Depletion-Corrected Average Catch. Data requirements include estimates of historical annual catches, approximate natural mortality rate and age at maturity. A production function is specified based on general fishery knowledge of the relative location of maximum productivity and the relationship of MSY fishing rate to the natural mortality rate. This leaves unfished biomass as the only unknown parameter, which can be estimated given a designated relative depletion level near the end of the time series. The method produces probability distributions of management reference points concerning yield and biomass. Uncertainties in natural mortality, stock dynamics, optimal harvest rates, and recent stock status are incorporated using Monte Carlo exploration. Comparison of model outputs to data-rich stock assessments suggests that the method is effective for estimating sustainable yields for data-poor stocks. © 2011.","author":[{"dropping-particle":"","family":"Dick","given":"E. J.","non-dropping-particle":"","parse-names":false,"suffix":""},{"dropping-particle":"","family":"MacCall","given":"Alec D.","non-dropping-particle":"","parse-names":false,"suffix":""}],"container-title":"Fisheries Research","id":"ITEM-1","issue":"2","issued":{"date-parts":[["2011"]]},"page":"331-341","publisher":"Elsevier B.V.","title":"Depletion-Based Stock Reduction Analysis: A catch-based method for determining sustainable yields for data-poor fish stocks","type":"article-journal","volume":"110"},"uris":["http://www.mendeley.com/documents/?uuid=00700675-19b2-4b6a-9d3a-5f57d24ebed7"]}],"mendeley":{"formattedCitation":"(Dick and MacCall, 2011)","plainTextFormattedCitation":"(Dick and MacCall, 2011)","previouslyFormattedCitation":"(Dick and MacCall, 2011)"},"properties":{"noteIndex":0},"schema":"https://github.com/citation-style-language/schema/raw/master/csl-citation.json"}</w:instrText>
      </w:r>
      <w:r>
        <w:fldChar w:fldCharType="separate"/>
      </w:r>
      <w:bookmarkStart w:id="34" w:name="__Fieldmark__762_786546498"/>
      <w:r>
        <w:rPr/>
        <w:t>(Dick and MacCall, 2011)</w:t>
      </w:r>
      <w:r>
        <w:rPr/>
      </w:r>
      <w:r>
        <w:fldChar w:fldCharType="end"/>
      </w:r>
      <w:bookmarkEnd w:id="34"/>
      <w:r>
        <w:rPr/>
        <w:t xml:space="preserve"> modifies the SRA approach as it uses Monte Carlo draws from four parameter distributions (</w:t>
      </w:r>
      <w:r>
        <w:rPr>
          <w:i/>
        </w:rPr>
        <w:t>M</w:t>
      </w:r>
      <w:r>
        <w:rPr/>
        <w:t xml:space="preserve">, </w:t>
      </w:r>
      <w:r>
        <w:rPr>
          <w:i/>
        </w:rPr>
        <w:t>F</w:t>
      </w:r>
      <w:r>
        <w:rPr>
          <w:i/>
          <w:vertAlign w:val="subscript"/>
        </w:rPr>
        <w:t>MSY</w:t>
      </w:r>
      <w:r>
        <w:rPr>
          <w:i/>
        </w:rPr>
        <w:t>/M</w:t>
      </w:r>
      <w:r>
        <w:rPr/>
        <w:t xml:space="preserve">, </w:t>
      </w:r>
      <w:r>
        <w:rPr>
          <w:i/>
        </w:rPr>
        <w:t>B</w:t>
      </w:r>
      <w:r>
        <w:rPr>
          <w:i/>
          <w:vertAlign w:val="subscript"/>
        </w:rPr>
        <w:t>MSY</w:t>
      </w:r>
      <w:r>
        <w:rPr>
          <w:i/>
        </w:rPr>
        <w:t>/B</w:t>
      </w:r>
      <w:r>
        <w:rPr>
          <w:i/>
          <w:vertAlign w:val="subscript"/>
        </w:rPr>
        <w:t>0</w:t>
      </w:r>
      <w:r>
        <w:rPr>
          <w:i/>
        </w:rPr>
        <w:t xml:space="preserve"> </w:t>
      </w:r>
      <w:r>
        <w:rPr/>
        <w:t xml:space="preserve">and </w:t>
      </w:r>
      <w:r>
        <w:rPr>
          <w:i/>
        </w:rPr>
        <w:t>depletion</w:t>
      </w:r>
      <w:r>
        <w:rPr/>
        <w:t>) while using age at maturity (</w:t>
      </w:r>
      <w:r>
        <w:rPr>
          <w:i/>
        </w:rPr>
        <w:t>A</w:t>
      </w:r>
      <w:r>
        <w:rPr>
          <w:i/>
          <w:vertAlign w:val="subscript"/>
        </w:rPr>
        <w:t>mat</w:t>
      </w:r>
      <w:r>
        <w:rPr/>
        <w:t xml:space="preserve">) to separate the biomass into immature and mature biomass (fishery selectivity is also assumed to have an identical pattern to the age-at-maturity ogive). It uses a delay-difference production model with a time lag for recruitment and mortality as: </w:t>
      </w:r>
    </w:p>
    <w:p>
      <w:pPr>
        <w:pStyle w:val="Normal"/>
        <w:spacing w:lineRule="auto" w:line="480"/>
        <w:rPr/>
      </w:pPr>
      <w:r>
        <w:rPr/>
      </w:r>
      <m:oMath xmlns:m="http://schemas.openxmlformats.org/officeDocument/2006/math">
        <m:sSub>
          <m:e>
            <m:r>
              <w:rPr>
                <w:rFonts w:ascii="Cambria Math" w:hAnsi="Cambria Math"/>
              </w:rPr>
              <m:t xml:space="preserve">B</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t</m:t>
            </m:r>
          </m:sub>
        </m:sSub>
        <m:d>
          <m:dPr>
            <m:begChr m:val="("/>
            <m:endChr m:val=")"/>
          </m:dPr>
          <m:e>
            <m:sSub>
              <m:e>
                <m:r>
                  <w:rPr>
                    <w:rFonts w:ascii="Cambria Math" w:hAnsi="Cambria Math"/>
                  </w:rPr>
                  <m:t xml:space="preserve">B</m:t>
                </m:r>
              </m:e>
              <m:sub>
                <m:r>
                  <w:rPr>
                    <w:rFonts w:ascii="Cambria Math" w:hAnsi="Cambria Math"/>
                  </w:rPr>
                  <m:t xml:space="preserve">t</m:t>
                </m:r>
                <m:r>
                  <w:rPr>
                    <w:rFonts w:ascii="Cambria Math" w:hAnsi="Cambria Math"/>
                  </w:rPr>
                  <m:t xml:space="preserve">−</m:t>
                </m:r>
                <m:r>
                  <w:rPr>
                    <w:rFonts w:ascii="Cambria Math" w:hAnsi="Cambria Math"/>
                  </w:rPr>
                  <m:t xml:space="preserve">Amat</m:t>
                </m:r>
              </m:sub>
            </m:sSub>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M</m:t>
                </m:r>
              </m:sup>
            </m:sSup>
          </m:e>
        </m:d>
        <m:d>
          <m:dPr>
            <m:begChr m:val="("/>
            <m:endChr m:val=")"/>
          </m:dPr>
          <m:e>
            <m:sSub>
              <m:e>
                <m:r>
                  <w:rPr>
                    <w:rFonts w:ascii="Cambria Math" w:hAnsi="Cambria Math"/>
                  </w:rPr>
                  <m:t xml:space="preserve">B</m:t>
                </m:r>
              </m:e>
              <m:sub>
                <m:r>
                  <w:rPr>
                    <w:rFonts w:ascii="Cambria Math" w:hAnsi="Cambria Math"/>
                  </w:rPr>
                  <m:t xml:space="preserve">t</m:t>
                </m:r>
                <m:r>
                  <w:rPr>
                    <w:rFonts w:ascii="Cambria Math" w:hAnsi="Cambria Math"/>
                  </w:rPr>
                  <m:t xml:space="preserve">−</m:t>
                </m:r>
                <m:r>
                  <w:rPr>
                    <w:rFonts w:ascii="Cambria Math" w:hAnsi="Cambria Math"/>
                  </w:rPr>
                  <m:t xml:space="preserve">Amat</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e>
        </m:d>
        <m:r>
          <w:rPr>
            <w:rFonts w:ascii="Cambria Math" w:hAnsi="Cambria Math"/>
          </w:rPr>
          <m:t xml:space="preserve">−</m:t>
        </m:r>
        <m:sSub>
          <m:e>
            <m:r>
              <w:rPr>
                <w:rFonts w:ascii="Cambria Math" w:hAnsi="Cambria Math"/>
              </w:rPr>
              <m:t xml:space="preserve">C</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oMath>
    </w:p>
    <w:p>
      <w:pPr>
        <w:pStyle w:val="Normal"/>
        <w:spacing w:lineRule="auto" w:line="480"/>
        <w:rPr/>
      </w:pPr>
      <w:r>
        <w:rPr/>
        <w:t xml:space="preserve">where </w:t>
      </w:r>
      <w:r>
        <w:rPr>
          <w:i/>
        </w:rPr>
        <w:t>B</w:t>
      </w:r>
      <w:r>
        <w:rPr>
          <w:i/>
          <w:vertAlign w:val="subscript"/>
        </w:rPr>
        <w:t>t</w:t>
      </w:r>
      <w:r>
        <w:rPr/>
        <w:t xml:space="preserve"> is the biomass at the start of the year </w:t>
      </w:r>
      <w:r>
        <w:rPr>
          <w:i/>
        </w:rPr>
        <w:t>t</w:t>
      </w:r>
      <w:r>
        <w:rPr/>
        <w:t xml:space="preserve">, </w:t>
      </w:r>
      <w:r>
        <w:rPr>
          <w:i/>
        </w:rPr>
        <w:t>M</w:t>
      </w:r>
      <w:r>
        <w:rPr/>
        <w:t xml:space="preserve"> is the instantaneous rate of natural mortality, and </w:t>
      </w:r>
      <w:r>
        <w:rPr/>
      </w:r>
      <m:oMath xmlns:m="http://schemas.openxmlformats.org/officeDocument/2006/math">
        <m:sSub>
          <m:e>
            <m:r>
              <w:rPr>
                <w:rFonts w:ascii="Cambria Math" w:hAnsi="Cambria Math"/>
              </w:rPr>
              <m:t xml:space="preserve">P</m:t>
            </m:r>
          </m:e>
          <m:sub>
            <m:r>
              <w:rPr>
                <w:rFonts w:ascii="Cambria Math" w:hAnsi="Cambria Math"/>
              </w:rPr>
              <m:t xml:space="preserve">t</m:t>
            </m:r>
          </m:sub>
        </m:sSub>
        <m:d>
          <m:dPr>
            <m:begChr m:val="("/>
            <m:endChr m:val=")"/>
          </m:dPr>
          <m:e>
            <m:sSub>
              <m:e>
                <m:r>
                  <w:rPr>
                    <w:rFonts w:ascii="Cambria Math" w:hAnsi="Cambria Math"/>
                  </w:rPr>
                  <m:t xml:space="preserve">B</m:t>
                </m:r>
              </m:e>
              <m:sub>
                <m:r>
                  <w:rPr>
                    <w:rFonts w:ascii="Cambria Math" w:hAnsi="Cambria Math"/>
                  </w:rPr>
                  <m:t xml:space="preserve">t</m:t>
                </m:r>
                <m:r>
                  <w:rPr>
                    <w:rFonts w:ascii="Cambria Math" w:hAnsi="Cambria Math"/>
                  </w:rPr>
                  <m:t xml:space="preserve">−</m:t>
                </m:r>
                <m:r>
                  <w:rPr>
                    <w:rFonts w:ascii="Cambria Math" w:hAnsi="Cambria Math"/>
                  </w:rPr>
                  <m:t xml:space="preserve">Amat</m:t>
                </m:r>
              </m:sub>
            </m:sSub>
          </m:e>
        </m:d>
      </m:oMath>
      <w:r>
        <w:rPr>
          <w:rFonts w:eastAsia="" w:eastAsiaTheme="minorEastAsia"/>
        </w:rPr>
        <w:t xml:space="preserve"> is the latent annual production based on a function of adult biomass in year </w:t>
      </w:r>
      <w:r>
        <w:rPr>
          <w:rFonts w:eastAsia="" w:eastAsiaTheme="minorEastAsia"/>
          <w:i/>
        </w:rPr>
        <w:t>t-Amat</w:t>
      </w:r>
      <w:r>
        <w:rPr>
          <w:rFonts w:eastAsia="" w:eastAsiaTheme="minorEastAsia"/>
        </w:rPr>
        <w:t>. Biomass in the first year (</w:t>
      </w:r>
      <w:r>
        <w:rPr>
          <w:rFonts w:eastAsia="" w:eastAsiaTheme="minorEastAsia"/>
          <w:i/>
        </w:rPr>
        <w:t>B</w:t>
      </w:r>
      <w:r>
        <w:rPr>
          <w:rFonts w:eastAsia="" w:eastAsiaTheme="minorEastAsia"/>
          <w:i/>
          <w:vertAlign w:val="subscript"/>
        </w:rPr>
        <w:t>0</w:t>
      </w:r>
      <w:r>
        <w:rPr>
          <w:rFonts w:eastAsia="" w:eastAsiaTheme="minorEastAsia"/>
        </w:rPr>
        <w:t xml:space="preserve">) is assumed equal to </w:t>
      </w:r>
      <w:r>
        <w:rPr>
          <w:rFonts w:eastAsia="" w:eastAsiaTheme="minorEastAsia"/>
          <w:i/>
        </w:rPr>
        <w:t>K</w:t>
      </w:r>
      <w:r>
        <w:rPr>
          <w:rFonts w:eastAsia="" w:eastAsiaTheme="minorEastAsia"/>
        </w:rPr>
        <w:t xml:space="preserve">. The package </w:t>
      </w:r>
      <w:r>
        <w:rPr>
          <w:rFonts w:eastAsia="" w:eastAsiaTheme="minorEastAsia"/>
          <w:i/>
        </w:rPr>
        <w:t>fishmethods</w:t>
      </w:r>
      <w:r>
        <w:rPr>
          <w:rFonts w:eastAsia="" w:eastAsiaTheme="minorEastAsia"/>
        </w:rPr>
        <w:t xml:space="preserve"> version 1.10-3 was used to perform this analysis </w:t>
      </w:r>
      <w:r>
        <w:fldChar w:fldCharType="begin"/>
      </w:r>
      <w:r>
        <w:instrText>ADDIN CSL_CITATION {"citationItems":[{"id":"ITEM-1","itemData":{"author":[{"dropping-particle":"","family":"Nelson","given":"Gary A","non-dropping-particle":"","parse-names":false,"suffix":""}],"id":"ITEM-1","issued":{"date-parts":[["2017"]]},"page":"https://CRAN.R-project.org/package=fishmethods","title":"fishmethods: Fishery Science Methods and Models in R. R package version 1.10-3.","type":"article-journal"},"uris":["http://www.mendeley.com/documents/?uuid=26aa31ea-59e1-43b1-b6fe-23a100421e3b"]}],"mendeley":{"formattedCitation":"(Nelson, 2017)","plainTextFormattedCitation":"(Nelson, 2017)","previouslyFormattedCitation":"(Nelson, 2017)"},"properties":{"noteIndex":0},"schema":"https://github.com/citation-style-language/schema/raw/master/csl-citation.json"}</w:instrText>
      </w:r>
      <w:r>
        <w:fldChar w:fldCharType="separate"/>
      </w:r>
      <w:bookmarkStart w:id="35" w:name="__Fieldmark__813_786546498"/>
      <w:r>
        <w:rPr>
          <w:rFonts w:eastAsia="" w:eastAsiaTheme="minorEastAsia"/>
        </w:rPr>
        <w:t>(Nelson, 2017)</w:t>
      </w:r>
      <w:r>
        <w:rPr>
          <w:rFonts w:eastAsia="" w:eastAsiaTheme="minorEastAsia"/>
        </w:rPr>
      </w:r>
      <w:r>
        <w:fldChar w:fldCharType="end"/>
      </w:r>
      <w:bookmarkEnd w:id="35"/>
      <w:r>
        <w:rPr>
          <w:rFonts w:eastAsia="" w:eastAsiaTheme="minorEastAsia"/>
        </w:rPr>
        <w:t xml:space="preserve">. </w:t>
      </w:r>
    </w:p>
    <w:p>
      <w:pPr>
        <w:pStyle w:val="Normal"/>
        <w:spacing w:lineRule="auto" w:line="480"/>
        <w:ind w:firstLine="720"/>
        <w:rPr/>
      </w:pPr>
      <w:r>
        <w:rPr>
          <w:rStyle w:val="Heading4Char"/>
          <w:b/>
        </w:rPr>
        <w:t>Simple Stock Synthesis</w:t>
      </w:r>
      <w:r>
        <w:rPr>
          <w:rStyle w:val="Heading4Char"/>
        </w:rPr>
        <w:t xml:space="preserve"> (SSS).</w:t>
      </w:r>
      <w:r>
        <w:rPr/>
        <w:t xml:space="preserve"> This method is based on the Stock Synthesis package </w:t>
      </w:r>
      <w:r>
        <w:fldChar w:fldCharType="begin"/>
      </w:r>
      <w:r>
        <w:instrText>ADDIN CSL_CITATION {"citationItems":[{"id":"ITEM-1","itemData":{"DOI":"10.1016/j.fishres.2012.10.012","ISSN":"01657836","author":[{"dropping-particle":"","family":"Methot","given":"Richard D.","non-dropping-particle":"","parse-names":false,"suffix":""},{"dropping-particle":"","family":"Wetzel","given":"Chantell R.","non-dropping-particle":"","parse-names":false,"suffix":""}],"container-title":"Fisheries Research","id":"ITEM-1","issued":{"date-parts":[["2013"]]},"page":"86-99","publisher":"Elsevier B.V.","title":"Stock synthesis: A biological and statistical framework for fish stock assessment and fishery management","type":"article-journal","volume":"142"},"uris":["http://www.mendeley.com/documents/?uuid=f9099cab-fceb-4ccf-bc2e-8e303041c8c6"]}],"mendeley":{"formattedCitation":"(Methot and Wetzel, 2013)","plainTextFormattedCitation":"(Methot and Wetzel, 2013)","previouslyFormattedCitation":"(Methot and Wetzel, 2013)"},"properties":{"noteIndex":0},"schema":"https://github.com/citation-style-language/schema/raw/master/csl-citation.json"}</w:instrText>
      </w:r>
      <w:r>
        <w:fldChar w:fldCharType="separate"/>
      </w:r>
      <w:bookmarkStart w:id="36" w:name="__Fieldmark__823_786546498"/>
      <w:r>
        <w:rPr/>
        <w:t>(Methot and Wetzel, 2013)</w:t>
      </w:r>
      <w:r>
        <w:rPr/>
      </w:r>
      <w:r>
        <w:fldChar w:fldCharType="end"/>
      </w:r>
      <w:bookmarkEnd w:id="36"/>
      <w:r>
        <w:rPr/>
        <w:t xml:space="preserve">. Like DBSRA, SSS uses Monte Carlo draws of </w:t>
      </w:r>
      <w:r>
        <w:rPr>
          <w:i/>
        </w:rPr>
        <w:t>M</w:t>
      </w:r>
      <w:r>
        <w:rPr/>
        <w:t>, steepness (</w:t>
      </w:r>
      <w:r>
        <w:rPr>
          <w:i/>
        </w:rPr>
        <w:t>h</w:t>
      </w:r>
      <w:r>
        <w:rPr/>
        <w:t>), and initial recruitment (</w:t>
      </w:r>
      <w:r>
        <w:rPr>
          <w:i/>
        </w:rPr>
        <w:t>R</w:t>
      </w:r>
      <w:r>
        <w:rPr>
          <w:i/>
          <w:vertAlign w:val="subscript"/>
        </w:rPr>
        <w:t>0</w:t>
      </w:r>
      <w:r>
        <w:rPr/>
        <w:t xml:space="preserve">) while fitting to an artificial abundance survey representing stock depletion </w:t>
      </w:r>
      <w:r>
        <w:fldChar w:fldCharType="begin"/>
      </w:r>
      <w:r>
        <w:instrText>ADDIN CSL_CITATION {"citationItems":[{"id":"ITEM-1","itemData":{"DOI":"10.1016/j.fishres.2012.03.006","ISBN":"0165-7836","ISSN":"01657836","abstract":"Stock Synthesis (SS) is a likelihood-based statistical catch-at-age modeling environment allowing multiple data sources to be used to characterize population dynamics through time. While it is typically applied in data-rich circumstances, its suitability in data-limited situations is investigated in this work. Two \" Simple Stock Synthesis\" (SSS) approaches are outlined, each developed to mimic the Depletion-Based Stock Reduction Analysis (DB-SRA) estimation of overfishing limits (OFLs) currently applied to data-limited U.S. west coast groundfish species. SSS-MC uses Monte Carlo draws of natural mortality, steepness, and stock depletion and estimates initial recruitment, while SSS-MCMC estimates natural mortality, steepness, and initial recruitment while fitting to an artificial abundance survey representing stock depletion with an error distribution equivalent to the stock depletion prior used in DB-SRA. These approaches are applied to 45 species of unassessed groundfishes in the Pacific Fishery Management Council Groundfish Fishery Management Plan, and the OFL estimates are compared to corresponding DB-SRA estimates. Despite model structure and parameter specification differences, SSS led to results comparable to DB-SRA over a wide range of species and life histories. SSS models with sex-specific life history parameters and growth variability are also presented as examples of how the inherent flexibility of SS can be used to account for more uncertainty in derived quantities. SSS-MCMC, while exhibiting statistically undesirable traits due to the inclusion of the artificial survey, readily includes data-informed abundance surveys into an assessment framework consistent with more complex, data-informed assessments. Establishment of viable data-limited approaches in SS is a convenient first steps in \" building-up\" stock assessments towards fuller implementation in SS when additional data become available, while also providing a way to inform management in data-limited situations. ?? 2012.","author":[{"dropping-particle":"","family":"Cope","given":"Jason M.","non-dropping-particle":"","parse-names":false,"suffix":""}],"container-title":"Fisheries Research","id":"ITEM-1","issued":{"date-parts":[["2013"]]},"page":"3-14","publisher":"Elsevier B.V.","title":"Implementing a statistical catch-at-age model (Stock Synthesis) as a tool for deriving overfishing limits in data-limited situations","type":"article-journal","volume":"142"},"uris":["http://www.mendeley.com/documents/?uuid=0d7bc3e9-eaa7-4b9e-b243-0389b2eb6608"]}],"mendeley":{"formattedCitation":"(Cope, 2013)","plainTextFormattedCitation":"(Cope, 2013)","previouslyFormattedCitation":"(Cope, 2013)"},"properties":{"noteIndex":0},"schema":"https://github.com/citation-style-language/schema/raw/master/csl-citation.json"}</w:instrText>
      </w:r>
      <w:r>
        <w:fldChar w:fldCharType="separate"/>
      </w:r>
      <w:bookmarkStart w:id="37" w:name="__Fieldmark__839_786546498"/>
      <w:r>
        <w:rPr/>
        <w:t>(Cope, 2013)</w:t>
      </w:r>
      <w:r>
        <w:rPr/>
      </w:r>
      <w:r>
        <w:fldChar w:fldCharType="end"/>
      </w:r>
      <w:bookmarkEnd w:id="37"/>
      <w:r>
        <w:rPr/>
        <w:t xml:space="preserve">. All fixed values are drawn from prior distributions to represent uncertainty in model-derived outputs. The code for running SSS can be found at </w:t>
      </w:r>
      <w:hyperlink r:id="rId3">
        <w:r>
          <w:rPr>
            <w:rStyle w:val="InternetLink"/>
          </w:rPr>
          <w:t>https://github.com/shcaba/SSS</w:t>
        </w:r>
      </w:hyperlink>
      <w:r>
        <w:rPr/>
        <w:t xml:space="preserve">.  </w:t>
      </w:r>
    </w:p>
    <w:p>
      <w:pPr>
        <w:pStyle w:val="Heading4"/>
        <w:numPr>
          <w:ilvl w:val="0"/>
          <w:numId w:val="0"/>
        </w:numPr>
        <w:spacing w:lineRule="auto" w:line="480"/>
        <w:ind w:firstLine="708"/>
        <w:rPr>
          <w:i/>
          <w:i/>
          <w:sz w:val="24"/>
        </w:rPr>
      </w:pPr>
      <w:r>
        <w:rPr>
          <w:i/>
          <w:sz w:val="24"/>
        </w:rPr>
        <w:t>Length-based data-limited methods</w:t>
      </w:r>
    </w:p>
    <w:p>
      <w:pPr>
        <w:pStyle w:val="Normal"/>
        <w:spacing w:lineRule="auto" w:line="480" w:before="240" w:after="0"/>
        <w:ind w:firstLine="720"/>
        <w:rPr/>
      </w:pPr>
      <w:r>
        <w:rPr>
          <w:rStyle w:val="Heading4Char"/>
          <w:b/>
        </w:rPr>
        <w:t>Length based spawning potential ratio</w:t>
      </w:r>
      <w:r>
        <w:rPr>
          <w:rStyle w:val="Heading4Char"/>
        </w:rPr>
        <w:t xml:space="preserve"> (LBSPR).</w:t>
      </w:r>
      <w:r>
        <w:rPr/>
        <w:t xml:space="preserve"> In LBSPR, SPR in an exploited population is a function of the ratio of fishing mortality to natural mortality (</w:t>
      </w:r>
      <w:r>
        <w:rPr>
          <w:i/>
        </w:rPr>
        <w:t>F/M</w:t>
      </w:r>
      <w:r>
        <w:rPr/>
        <w:t xml:space="preserve">), and the two life history ratios </w:t>
      </w:r>
      <w:r>
        <w:rPr>
          <w:i/>
        </w:rPr>
        <w:t>M/K</w:t>
      </w:r>
      <w:r>
        <w:rPr/>
        <w:t xml:space="preserve"> and </w:t>
      </w:r>
      <w:r>
        <w:rPr>
          <w:i/>
        </w:rPr>
        <w:t>L</w:t>
      </w:r>
      <w:r>
        <w:rPr>
          <w:i/>
          <w:vertAlign w:val="subscript"/>
        </w:rPr>
        <w:t>m</w:t>
      </w:r>
      <w:r>
        <w:rPr>
          <w:i/>
        </w:rPr>
        <w:t>/L</w:t>
      </w:r>
      <w:r>
        <w:rPr>
          <w:i/>
          <w:vertAlign w:val="subscript"/>
        </w:rPr>
        <w:t>∞</w:t>
      </w:r>
      <w:r>
        <w:rPr/>
        <w:t xml:space="preserve">; </w:t>
      </w:r>
      <w:r>
        <w:rPr>
          <w:i/>
        </w:rPr>
        <w:t>k</w:t>
      </w:r>
      <w:r>
        <w:rPr/>
        <w:t xml:space="preserve"> is the von Bertalanffy growth coefficient, </w:t>
      </w:r>
      <w:r>
        <w:rPr>
          <w:i/>
        </w:rPr>
        <w:t>L</w:t>
      </w:r>
      <w:r>
        <w:rPr>
          <w:i/>
          <w:vertAlign w:val="subscript"/>
        </w:rPr>
        <w:t>m</w:t>
      </w:r>
      <w:r>
        <w:rPr/>
        <w:t xml:space="preserve"> is the size of maturity and </w:t>
      </w:r>
      <w:r>
        <w:rPr>
          <w:i/>
        </w:rPr>
        <w:t>L</w:t>
      </w:r>
      <w:r>
        <w:rPr>
          <w:i/>
          <w:vertAlign w:val="subscript"/>
        </w:rPr>
        <w:t>∞</w:t>
      </w:r>
      <w:r>
        <w:rPr/>
        <w:t xml:space="preserve"> is asymptotic size </w:t>
      </w:r>
      <w:r>
        <w:fldChar w:fldCharType="begin"/>
      </w:r>
      <w:r>
        <w:instrText>ADDIN CSL_CITATION {"citationItems":[{"id":"ITEM-1","itemData":{"ISBN":"1631632507","author":[{"dropping-particle":"","family":"Hordyk","given":"Adrian","non-dropping-particle":"","parse-names":false,"suffix":""},{"dropping-particle":"","family":"Ono","given":"Kotaro","non-dropping-particle":"","parse-names":false,"suffix":""},{"dropping-particle":"","family":"Valencia","given":"Sarah","non-dropping-particle":"","parse-names":false,"suffix":""},{"dropping-particle":"","family":"Loneragan","given":"Niel","non-dropping-particle":"","parse-names":false,"suffix":""},{"dropping-particle":"","family":"Prince","given":"Jeremy","non-dropping-particle":"","parse-names":false,"suffix":""}],"id":"ITEM-1","issue":"1","issued":{"date-parts":[["2015"]]},"page":"217-231","title":"A novel length-based empirical estimation method of spawning potential ratio (SPR), and tests of its performance, for small-scale, data-poor fisheries","type":"article-journal","volume":"72"},"uris":["http://www.mendeley.com/documents/?uuid=2ef37761-78d3-4116-98dc-a243ec9a714e"]}],"mendeley":{"formattedCitation":"(Hordyk &lt;i&gt;et al.&lt;/i&gt;, 2015a)","plainTextFormattedCitation":"(Hordyk et al., 2015a)","previouslyFormattedCitation":"(Hordyk &lt;i&gt;et al.&lt;/i&gt;, 2015a)"},"properties":{"noteIndex":0},"schema":"https://github.com/citation-style-language/schema/raw/master/csl-citation.json"}</w:instrText>
      </w:r>
      <w:r>
        <w:fldChar w:fldCharType="separate"/>
      </w:r>
      <w:bookmarkStart w:id="38" w:name="__Fieldmark__874_786546498"/>
      <w:r>
        <w:rPr/>
        <w:t xml:space="preserve">(Hordyk </w:t>
      </w:r>
      <w:r>
        <w:rPr>
          <w:i/>
        </w:rPr>
        <w:t>et al.</w:t>
      </w:r>
      <w:r>
        <w:rPr/>
        <w:t>, 2015a)</w:t>
      </w:r>
      <w:r>
        <w:rPr/>
      </w:r>
      <w:r>
        <w:fldChar w:fldCharType="end"/>
      </w:r>
      <w:bookmarkEnd w:id="38"/>
      <w:r>
        <w:rPr/>
        <w:t xml:space="preserve">. The inputs to LBSPR are: </w:t>
      </w:r>
      <w:r>
        <w:rPr>
          <w:i/>
        </w:rPr>
        <w:t>M/k</w:t>
      </w:r>
      <w:r>
        <w:rPr/>
        <w:t xml:space="preserve">, </w:t>
      </w:r>
      <w:r>
        <w:rPr>
          <w:i/>
        </w:rPr>
        <w:t>L</w:t>
      </w:r>
      <w:r>
        <w:rPr>
          <w:i/>
          <w:vertAlign w:val="subscript"/>
        </w:rPr>
        <w:t>∞</w:t>
      </w:r>
      <w:r>
        <w:rPr/>
        <w:t>, the variability of length-at-age (</w:t>
      </w:r>
      <w:r>
        <w:rPr>
          <w:i/>
        </w:rPr>
        <w:t>CVL</w:t>
      </w:r>
      <w:r>
        <w:rPr>
          <w:i/>
          <w:vertAlign w:val="subscript"/>
        </w:rPr>
        <w:t>∞</w:t>
      </w:r>
      <w:r>
        <w:rPr/>
        <w:t xml:space="preserve">), which is normally assumed to be around 10%; and length at maturity specified in terms of </w:t>
      </w:r>
      <w:r>
        <w:rPr>
          <w:i/>
        </w:rPr>
        <w:t>L</w:t>
      </w:r>
      <w:r>
        <w:rPr>
          <w:i/>
          <w:vertAlign w:val="subscript"/>
        </w:rPr>
        <w:t>50</w:t>
      </w:r>
      <w:r>
        <w:rPr/>
        <w:t xml:space="preserve"> and </w:t>
      </w:r>
      <w:r>
        <w:rPr>
          <w:i/>
        </w:rPr>
        <w:t>L</w:t>
      </w:r>
      <w:r>
        <w:rPr>
          <w:i/>
          <w:vertAlign w:val="subscript"/>
        </w:rPr>
        <w:t>95</w:t>
      </w:r>
      <w:r>
        <w:rPr/>
        <w:t xml:space="preserve"> (the size at which 50% and 95% of a population matures). Given the assumed values for the </w:t>
      </w:r>
      <w:r>
        <w:rPr>
          <w:i/>
        </w:rPr>
        <w:t>M/K</w:t>
      </w:r>
      <w:r>
        <w:rPr/>
        <w:t xml:space="preserve"> and </w:t>
      </w:r>
      <w:r>
        <w:rPr>
          <w:i/>
        </w:rPr>
        <w:t>L</w:t>
      </w:r>
      <w:r>
        <w:rPr>
          <w:i/>
          <w:vertAlign w:val="subscript"/>
        </w:rPr>
        <w:t>∞</w:t>
      </w:r>
      <w:r>
        <w:rPr/>
        <w:t xml:space="preserve"> parameters and length composition data are from an exploited stock, the LBSPR model uses maximum likelihood methods to estimate the selectivity ogive, which is assumed to be a logistic curve defined by the selectivity-at-length parameters </w:t>
      </w:r>
      <w:r>
        <w:rPr>
          <w:i/>
        </w:rPr>
        <w:t>S</w:t>
      </w:r>
      <w:r>
        <w:rPr>
          <w:i/>
          <w:vertAlign w:val="subscript"/>
        </w:rPr>
        <w:t>50</w:t>
      </w:r>
      <w:r>
        <w:rPr/>
        <w:t xml:space="preserve"> and </w:t>
      </w:r>
      <w:r>
        <w:rPr>
          <w:i/>
        </w:rPr>
        <w:t>S</w:t>
      </w:r>
      <w:r>
        <w:rPr>
          <w:i/>
          <w:vertAlign w:val="subscript"/>
        </w:rPr>
        <w:t>95</w:t>
      </w:r>
      <w:r>
        <w:rPr/>
        <w:t xml:space="preserve"> (the size at which 50% and 95% of a population is retained by the fishing gear), and the relative fishing mortality (</w:t>
      </w:r>
      <w:r>
        <w:rPr>
          <w:i/>
        </w:rPr>
        <w:t>F/M</w:t>
      </w:r>
      <w:r>
        <w:rPr/>
        <w:t xml:space="preserve">), and these are used to calculate SPR (Hordyk </w:t>
      </w:r>
      <w:r>
        <w:rPr>
          <w:i/>
        </w:rPr>
        <w:t>et al.</w:t>
      </w:r>
      <w:r>
        <w:rPr/>
        <w:t xml:space="preserve">, 2015 a,b). Estimates of SPR are primarily determined by the length of fish relative to </w:t>
      </w:r>
      <w:r>
        <w:rPr>
          <w:i/>
          <w:szCs w:val="20"/>
        </w:rPr>
        <w:t>L</w:t>
      </w:r>
      <w:r>
        <w:rPr>
          <w:szCs w:val="20"/>
          <w:vertAlign w:val="subscript"/>
        </w:rPr>
        <w:t>5</w:t>
      </w:r>
      <w:r>
        <w:rPr>
          <w:sz w:val="20"/>
          <w:szCs w:val="20"/>
          <w:vertAlign w:val="subscript"/>
        </w:rPr>
        <w:t>0</w:t>
      </w:r>
      <w:r>
        <w:rPr/>
        <w:t xml:space="preserve"> and </w:t>
      </w:r>
      <w:r>
        <w:rPr>
          <w:i/>
        </w:rPr>
        <w:t>L</w:t>
      </w:r>
      <w:r>
        <w:rPr>
          <w:i/>
          <w:vertAlign w:val="subscript"/>
        </w:rPr>
        <w:t>∞</w:t>
      </w:r>
      <w:r>
        <w:rPr/>
        <w:t xml:space="preserve">. Dependent on the selectivity, if a reasonable proportion of fish in a sample attain sizes approaching </w:t>
      </w:r>
      <w:r>
        <w:rPr>
          <w:i/>
        </w:rPr>
        <w:t>L</w:t>
      </w:r>
      <w:r>
        <w:rPr>
          <w:i/>
          <w:vertAlign w:val="subscript"/>
        </w:rPr>
        <w:t>∞</w:t>
      </w:r>
      <w:r>
        <w:rPr/>
        <w:t xml:space="preserve">, a high estimate of SPR will be derived. LBSPR is an equilibrium based method with the following assumptions: (i) asymptotic selectivity, (ii) growth is adequately described by the von Bertalanffy equation, (iii) a single growth curve can be used to describe both sexes which have equal catchability, (iv) length at-age is normally distributed, (v) rates of natural mortality are constant across adult age classes, (vi) recruitment is constant over time, and (vii) growth rates remain constant across the cohorts within a stock </w:t>
      </w:r>
      <w:r>
        <w:fldChar w:fldCharType="begin"/>
      </w:r>
      <w:r>
        <w:instrText>ADDIN CSL_CITATION {"citationItems":[{"id":"ITEM-1","itemData":{"ISBN":"1631632507","author":[{"dropping-particle":"","family":"Hordyk","given":"Adrian","non-dropping-particle":"","parse-names":false,"suffix":""},{"dropping-particle":"","family":"Ono","given":"Kotaro","non-dropping-particle":"","parse-names":false,"suffix":""},{"dropping-particle":"","family":"Valencia","given":"Sarah","non-dropping-particle":"","parse-names":false,"suffix":""},{"dropping-particle":"","family":"Loneragan","given":"Niel","non-dropping-particle":"","parse-names":false,"suffix":""},{"dropping-particle":"","family":"Prince","given":"Jeremy","non-dropping-particle":"","parse-names":false,"suffix":""}],"id":"ITEM-1","issue":"1","issued":{"date-parts":[["2015"]]},"page":"217-231","title":"A novel length-based empirical estimation method of spawning potential ratio (SPR), and tests of its performance, for small-scale, data-poor fisheries","type":"article-journal","volume":"72"},"uris":["http://www.mendeley.com/documents/?uuid=2ef37761-78d3-4116-98dc-a243ec9a714e"]}],"mendeley":{"formattedCitation":"(Hordyk &lt;i&gt;et al.&lt;/i&gt;, 2015a)","plainTextFormattedCitation":"(Hordyk et al., 2015a)","previouslyFormattedCitation":"(Hordyk &lt;i&gt;et al.&lt;/i&gt;, 2015a)"},"properties":{"noteIndex":0},"schema":"https://github.com/citation-style-language/schema/raw/master/csl-citation.json"}</w:instrText>
      </w:r>
      <w:r>
        <w:fldChar w:fldCharType="separate"/>
      </w:r>
      <w:bookmarkStart w:id="39" w:name="__Fieldmark__946_786546498"/>
      <w:r>
        <w:rPr/>
        <w:t xml:space="preserve">(Hordyk </w:t>
      </w:r>
      <w:r>
        <w:rPr>
          <w:i/>
        </w:rPr>
        <w:t>et al.</w:t>
      </w:r>
      <w:r>
        <w:rPr/>
        <w:t>, 2015a)</w:t>
      </w:r>
      <w:r>
        <w:rPr/>
      </w:r>
      <w:r>
        <w:fldChar w:fldCharType="end"/>
      </w:r>
      <w:bookmarkEnd w:id="39"/>
      <w:r>
        <w:rPr/>
        <w:t xml:space="preserve">. Analyses were conducted using LBSPR package version 0.1.2 in R (Hordyk 2017). </w:t>
      </w:r>
    </w:p>
    <w:p>
      <w:pPr>
        <w:pStyle w:val="Normal"/>
        <w:spacing w:lineRule="auto" w:line="480"/>
        <w:ind w:firstLine="720"/>
        <w:rPr/>
      </w:pPr>
      <w:r>
        <w:rPr>
          <w:rStyle w:val="Heading4Char"/>
          <w:b/>
        </w:rPr>
        <w:t>Length-based integrated mixed effects</w:t>
      </w:r>
      <w:r>
        <w:rPr>
          <w:rStyle w:val="Heading4Char"/>
        </w:rPr>
        <w:t xml:space="preserve"> (LIME). </w:t>
      </w:r>
      <w:r>
        <w:rPr/>
        <w:t>Th</w:t>
      </w:r>
      <w:ins w:id="167" w:author="Unknown Author" w:date="2018-10-03T09:04:00Z">
        <w:r>
          <w:rPr/>
          <w:t>e</w:t>
        </w:r>
      </w:ins>
      <w:del w:id="168" w:author="Unknown Author" w:date="2018-10-03T09:04:00Z">
        <w:r>
          <w:rPr/>
          <w:delText>is</w:delText>
        </w:r>
      </w:del>
      <w:r>
        <w:rPr/>
        <w:t xml:space="preserve"> model uses length data and biological information to estimate </w:t>
      </w:r>
      <w:r>
        <w:rPr>
          <w:i/>
        </w:rPr>
        <w:t>F</w:t>
      </w:r>
      <w:r>
        <w:rPr/>
        <w:t xml:space="preserve"> and SPR. LIME has the same data-requirements as LBSPR, but</w:t>
      </w:r>
      <w:del w:id="169" w:author="Unknown Author" w:date="2018-10-03T09:04:00Z">
        <w:r>
          <w:rPr/>
          <w:delText xml:space="preserve"> LIME</w:delText>
        </w:r>
      </w:del>
      <w:r>
        <w:rPr/>
        <w:t xml:space="preserve"> does not assume equilibrium conditions; the mixed effects aspect of LIME extends length-based methods by estimating changes in recruitment and fishing mortality over time </w:t>
      </w:r>
      <w:r>
        <w:fldChar w:fldCharType="begin"/>
      </w:r>
      <w:r>
        <w:instrText>ADDIN CSL_CITATION {"citationItems":[{"id":"ITEM-1","itemData":{"DOI":"10.1139/cjfas-2017-0143","ISSN":"0706-652X","author":[{"dropping-particle":"","family":"Rudd","given":"M.B.","non-dropping-particle":"","parse-names":false,"suffix":""},{"dropping-particle":"","family":"Thorson","given":"J.T.","non-dropping-particle":"","parse-names":false,"suffix":""}],"container-title":"Canadian Journal of Fisheries and Aquatic Sciences","id":"ITEM-1","issue":"7","issued":{"date-parts":[["2018"]]},"page":"1019-1035","title":"Accounting for variable recruitment and fishing mortality in length-based stock assessments for data-limited fisheries","type":"article-journal","volume":"75"},"uris":["http://www.mendeley.com/documents/?uuid=28e0f0ef-a586-4549-b3e6-f77e80b99369"]}],"mendeley":{"formattedCitation":"(Rudd and Thorson, 2018)","plainTextFormattedCitation":"(Rudd and Thorson, 2018)","previouslyFormattedCitation":"(Rudd and Thorson, 2018)"},"properties":{"noteIndex":0},"schema":"https://github.com/citation-style-language/schema/raw/master/csl-citation.json"}</w:instrText>
      </w:r>
      <w:r>
        <w:fldChar w:fldCharType="separate"/>
      </w:r>
      <w:bookmarkStart w:id="40" w:name="__Fieldmark__969_786546498"/>
      <w:r>
        <w:rPr/>
        <w:t>(Rudd and Thorson, 2018)</w:t>
      </w:r>
      <w:r>
        <w:rPr/>
      </w:r>
      <w:r>
        <w:fldChar w:fldCharType="end"/>
      </w:r>
      <w:bookmarkEnd w:id="40"/>
      <w:r>
        <w:rPr/>
        <w:t xml:space="preserve">. LIME uses automatic differentiation and Laplace approximations as implemented in Template Model Builder (TMB; Kristensen </w:t>
      </w:r>
      <w:r>
        <w:rPr>
          <w:i/>
        </w:rPr>
        <w:t>et al</w:t>
      </w:r>
      <w:r>
        <w:rPr/>
        <w:t xml:space="preserve">. 2016) to calculate the marginal likelihood for the mixed-effects. All other assumptions are the same as LBSPR but LIME estimates one selectivity curve for the entire time series of length data while LBSPR estimates one selectivity curve for each year since each time step estimation in LBSPR is independent </w:t>
      </w:r>
      <w:r>
        <w:fldChar w:fldCharType="begin"/>
      </w:r>
      <w:r>
        <w:instrText>ADDIN CSL_CITATION {"citationItems":[{"id":"ITEM-1","itemData":{"ISBN":"1631632507","author":[{"dropping-particle":"","family":"Hordyk","given":"Adrian","non-dropping-particle":"","parse-names":false,"suffix":""},{"dropping-particle":"","family":"Ono","given":"Kotaro","non-dropping-particle":"","parse-names":false,"suffix":""},{"dropping-particle":"","family":"Valencia","given":"Sarah","non-dropping-particle":"","parse-names":false,"suffix":""},{"dropping-particle":"","family":"Loneragan","given":"Niel","non-dropping-particle":"","parse-names":false,"suffix":""},{"dropping-particle":"","family":"Prince","given":"Jeremy","non-dropping-particle":"","parse-names":false,"suffix":""}],"id":"ITEM-1","issue":"1","issued":{"date-parts":[["2015"]]},"page":"217-231","title":"A novel length-based empirical estimation method of spawning potential ratio (SPR), and tests of its performance, for small-scale, data-poor fisheries","type":"article-journal","volume":"72"},"uris":["http://www.mendeley.com/documents/?uuid=2ef37761-78d3-4116-98dc-a243ec9a714e"]}],"mendeley":{"formattedCitation":"(Hordyk &lt;i&gt;et al.&lt;/i&gt;, 2015a)","plainTextFormattedCitation":"(Hordyk et al., 2015a)","previouslyFormattedCitation":"(Hordyk &lt;i&gt;et al.&lt;/i&gt;, 2015a)"},"properties":{"noteIndex":0},"schema":"https://github.com/citation-style-language/schema/raw/master/csl-citation.json"}</w:instrText>
      </w:r>
      <w:r>
        <w:fldChar w:fldCharType="separate"/>
      </w:r>
      <w:bookmarkStart w:id="41" w:name="__Fieldmark__982_786546498"/>
      <w:r>
        <w:rPr/>
        <w:t xml:space="preserve">(Hordyk </w:t>
      </w:r>
      <w:r>
        <w:rPr>
          <w:i/>
        </w:rPr>
        <w:t>et al.</w:t>
      </w:r>
      <w:r>
        <w:rPr/>
        <w:t>, 2015a)</w:t>
      </w:r>
      <w:r>
        <w:rPr/>
      </w:r>
      <w:r>
        <w:fldChar w:fldCharType="end"/>
      </w:r>
      <w:bookmarkEnd w:id="41"/>
      <w:r>
        <w:rPr/>
        <w:t xml:space="preserve">. </w:t>
      </w:r>
    </w:p>
    <w:p>
      <w:pPr>
        <w:pStyle w:val="Heading3"/>
        <w:numPr>
          <w:ilvl w:val="0"/>
          <w:numId w:val="0"/>
        </w:numPr>
        <w:spacing w:lineRule="auto" w:line="480"/>
        <w:ind w:left="900" w:hanging="0"/>
        <w:rPr>
          <w:rFonts w:cs="Times New Roman"/>
          <w:i w:val="false"/>
          <w:i w:val="false"/>
          <w:szCs w:val="24"/>
        </w:rPr>
      </w:pPr>
      <w:bookmarkStart w:id="42" w:name="_Toc520727942"/>
      <w:r>
        <w:rPr>
          <w:rFonts w:cs="Times New Roman"/>
          <w:szCs w:val="24"/>
        </w:rPr>
        <w:t>Comparing methods outputs</w:t>
      </w:r>
      <w:bookmarkEnd w:id="42"/>
      <w:r>
        <w:rPr>
          <w:rFonts w:cs="Times New Roman"/>
          <w:szCs w:val="24"/>
        </w:rPr>
        <w:t xml:space="preserve"> </w:t>
      </w:r>
    </w:p>
    <w:p>
      <w:pPr>
        <w:pStyle w:val="Normal"/>
        <w:spacing w:lineRule="auto" w:line="480"/>
        <w:ind w:firstLine="720"/>
        <w:rPr/>
      </w:pPr>
      <w:r>
        <w:rPr/>
        <w:t xml:space="preserve">One of the challenges </w:t>
      </w:r>
      <w:ins w:id="170" w:author="Unknown Author" w:date="2018-10-03T09:05:00Z">
        <w:r>
          <w:rPr/>
          <w:t>when</w:t>
        </w:r>
      </w:ins>
      <w:del w:id="171" w:author="Unknown Author" w:date="2018-10-03T09:05:00Z">
        <w:r>
          <w:rPr/>
          <w:delText>of</w:delText>
        </w:r>
      </w:del>
      <w:r>
        <w:rPr/>
        <w:t xml:space="preserve"> comparing catch</w:t>
      </w:r>
      <w:del w:id="172" w:author="Unknown Author" w:date="2018-10-03T09:05:00Z">
        <w:r>
          <w:rPr/>
          <w:delText>-based</w:delText>
        </w:r>
      </w:del>
      <w:r>
        <w:rPr/>
        <w:t xml:space="preserve"> and length-based methods is they produce different model outputs. Catch-only models estimate total and/or spawning stock biomass and sustainable catches, whereas length-based models estimate exploitation and transient SPR, which is similar to relative stock status. These are fundamentally different measures of the population. Given the challenge of having different metrics, the performance of a method can be compared to the OM and described as the Relative Error (RE), where RE = (</w:t>
      </w:r>
      <w:r>
        <w:rPr>
          <w:i/>
        </w:rPr>
        <w:t>estimated-true</w:t>
      </w:r>
      <w:r>
        <w:rPr/>
        <w:t>)/</w:t>
      </w:r>
      <w:r>
        <w:rPr>
          <w:i/>
        </w:rPr>
        <w:t>true</w:t>
      </w:r>
      <w:r>
        <w:rPr/>
        <w:t>. This allows the measure of uncertainty, in both bias and precision, in the methods under each scenario, and is used as a standardized metric of model performance. Bias in this study is how far, on average, the performance measure from each estimation model is from the true value. Imprecision is related to the variability around that estimated average value. We used as a performance the exploitation rate (</w:t>
      </w:r>
      <w:r>
        <w:rPr>
          <w:i/>
        </w:rPr>
        <w:t>U</w:t>
      </w:r>
      <w:r>
        <w:rPr/>
        <w:t>) catch/biomass for the catch-based models and, for the length-based models, to scale the estimated fishing mortality (</w:t>
      </w:r>
      <w:r>
        <w:rPr>
          <w:i/>
        </w:rPr>
        <w:t>F</w:t>
      </w:r>
      <w:r>
        <w:rPr/>
        <w:t xml:space="preserve">) between 0 and 1 we used this transformation: </w:t>
      </w:r>
      <w:r>
        <w:rPr>
          <w:i/>
        </w:rPr>
        <w:t>U</w:t>
      </w:r>
      <w:r>
        <w:rPr/>
        <w:t xml:space="preserve"> = 1 - </w:t>
      </w:r>
      <w:r>
        <w:rPr>
          <w:i/>
        </w:rPr>
        <w:t>e</w:t>
      </w:r>
      <w:r>
        <w:rPr/>
        <w:t xml:space="preserve"> (- </w:t>
      </w:r>
      <w:r>
        <w:rPr>
          <w:i/>
        </w:rPr>
        <w:t>F</w:t>
      </w:r>
      <w:r>
        <w:rPr/>
        <w:t xml:space="preserve">).  In addition, we presented the average RE across a period of time equal to the generation length of each species (see Table 1). </w:t>
      </w:r>
    </w:p>
    <w:p>
      <w:pPr>
        <w:pStyle w:val="Heading2"/>
        <w:numPr>
          <w:ilvl w:val="0"/>
          <w:numId w:val="0"/>
        </w:numPr>
        <w:spacing w:lineRule="auto" w:line="480"/>
        <w:rPr>
          <w:rFonts w:eastAsia="Calibri" w:cs="Times New Roman" w:eastAsiaTheme="minorHAnsi"/>
          <w:sz w:val="24"/>
          <w:szCs w:val="24"/>
        </w:rPr>
      </w:pPr>
      <w:bookmarkStart w:id="43" w:name="_Toc520727943"/>
      <w:bookmarkEnd w:id="43"/>
      <w:r>
        <w:rPr>
          <w:rFonts w:cs="Times New Roman"/>
          <w:sz w:val="24"/>
          <w:szCs w:val="24"/>
        </w:rPr>
        <w:t>Results</w:t>
      </w:r>
    </w:p>
    <w:p>
      <w:pPr>
        <w:pStyle w:val="Heading3"/>
        <w:numPr>
          <w:ilvl w:val="0"/>
          <w:numId w:val="0"/>
        </w:numPr>
        <w:spacing w:lineRule="auto" w:line="480"/>
        <w:rPr>
          <w:rFonts w:eastAsia="Calibri" w:cs="Times New Roman" w:eastAsiaTheme="minorHAnsi"/>
          <w:i w:val="false"/>
          <w:i w:val="false"/>
          <w:szCs w:val="24"/>
        </w:rPr>
      </w:pPr>
      <w:bookmarkStart w:id="44" w:name="_Toc520727944"/>
      <w:bookmarkEnd w:id="44"/>
      <w:r>
        <w:rPr>
          <w:rFonts w:eastAsia="Calibri" w:cs="Times New Roman" w:eastAsiaTheme="minorHAnsi"/>
          <w:szCs w:val="24"/>
        </w:rPr>
        <w:t>Differences among harvest rate scenarios</w:t>
      </w:r>
    </w:p>
    <w:p>
      <w:pPr>
        <w:pStyle w:val="Normal"/>
        <w:spacing w:lineRule="auto" w:line="480"/>
        <w:ind w:firstLine="720"/>
        <w:rPr/>
      </w:pPr>
      <w:r>
        <w:rPr/>
        <w:t xml:space="preserve">In general, catch-based models were more biased and less precise when there was no contrast in the time series of catch data (Scenario 2 and 3, Figure 1 to 3). For example, for the fast-growth mackerel, the median RE for CMSY in Scenario 1 was 1.3 (range: 1.1 to 1.5), but it increased to 3.2 in Scenario 3 (range: 2.1 to 4.2). However, LIME showed similar patterns in exploitation rates in both bias and precision for each species across scenarios and LBSPR seems to be more positive biased in Scenario 1 than in the Scenarios 2 and 3 for all species (Figure 4). </w:t>
      </w:r>
    </w:p>
    <w:p>
      <w:pPr>
        <w:pStyle w:val="Heading3"/>
        <w:numPr>
          <w:ilvl w:val="0"/>
          <w:numId w:val="0"/>
        </w:numPr>
        <w:spacing w:lineRule="auto" w:line="480"/>
        <w:ind w:left="900" w:hanging="0"/>
        <w:rPr>
          <w:rFonts w:eastAsia="Calibri" w:cs="Times New Roman" w:eastAsiaTheme="minorHAnsi"/>
          <w:i w:val="false"/>
          <w:i w:val="false"/>
          <w:szCs w:val="24"/>
        </w:rPr>
      </w:pPr>
      <w:bookmarkStart w:id="45" w:name="_Toc520727945"/>
      <w:bookmarkEnd w:id="45"/>
      <w:r>
        <w:rPr>
          <w:rFonts w:eastAsia="Calibri" w:cs="Times New Roman" w:eastAsiaTheme="minorHAnsi"/>
          <w:szCs w:val="24"/>
        </w:rPr>
        <w:t>Catch-based models</w:t>
      </w:r>
    </w:p>
    <w:p>
      <w:pPr>
        <w:pStyle w:val="Normal"/>
        <w:spacing w:lineRule="auto" w:line="480"/>
        <w:ind w:firstLine="720"/>
        <w:rPr/>
      </w:pPr>
      <w:r>
        <w:rPr/>
        <w:t xml:space="preserve">We expected that the </w:t>
      </w:r>
      <w:ins w:id="173" w:author="Unknown Author" w:date="2018-10-03T09:24:00Z">
        <w:r>
          <w:rPr/>
          <w:t xml:space="preserve">various </w:t>
        </w:r>
      </w:ins>
      <w:ins w:id="174" w:author="Unknown Author" w:date="2018-10-03T09:23:00Z">
        <w:r>
          <w:rPr/>
          <w:t xml:space="preserve">catch based </w:t>
        </w:r>
      </w:ins>
      <w:r>
        <w:rPr/>
        <w:t xml:space="preserve">models considered in this study to perform differently since they have different model structure and assumptions. SSS and DBSRA were, in general, less biased and more precise than other catch-based models, in particular when comparing with both catch-MSY models. CMSY showed the worst performance among all catch-based models tested in this study. CMSY presented the highest RE for mackerel in Scenario 3 (median RE=3.1) and the lowest RE for Albacore in Scenario 1 (median RE=0.49). Even in this case, harvest rates were estimated to be 50% higher than the truth. CMSY was less biased when the catch time series had an increasing followed by a decreasing trend (Scenario1) and highly biased when there was no contrast in the time series of catch (Scenario 2 and 3) for the three species (Figure 4).  </w:t>
      </w:r>
    </w:p>
    <w:p>
      <w:pPr>
        <w:pStyle w:val="Normal"/>
        <w:spacing w:lineRule="auto" w:line="480"/>
        <w:ind w:firstLine="720"/>
        <w:rPr/>
      </w:pPr>
      <w:r>
        <w:rPr/>
        <w:t xml:space="preserve">SSCOM in general was less biased than CMSY and in some cases less biased than DBSRA or SSS (i.e. for mackerel).  However, SSCOM was less precise than any other catch-based model, showing a broader range of RE in most of the cases (Figure 4). </w:t>
      </w:r>
    </w:p>
    <w:p>
      <w:pPr>
        <w:pStyle w:val="Normal"/>
        <w:spacing w:lineRule="auto" w:line="480"/>
        <w:ind w:firstLine="720"/>
        <w:rPr/>
      </w:pPr>
      <w:r>
        <w:rPr/>
        <w:t xml:space="preserve">SSS estimated unbiased exploitation rates across different scenarios of harvest trends and life histories, except for the case of the fast-growth mackerel. It was positively biased in those cases; the harvest rates were estimated to be 66% higher than the true values (median RE=0.66) in Scenario 1 and around 38% in Scenario 2 (median RE=0.38) and 30% Scenario 3 (median RE=0.30). For this species, DBSRA and SSCOM was less biased in the three scenarios. SSS was the less biased estimation method for Albacore and Rockfish for the three scenarios. The median RE range between -0.02 in Scenario 3 to 0.15 in Scenario 1 for Albacore, and between -0.09 in Scenario 3 and 0.15 in Scenario 1 for Rockfish. DBSRA seemed to be more sensitive to the different trends in harvest rates for the medium-growth Albacore (Figure 4). </w:t>
      </w:r>
    </w:p>
    <w:p>
      <w:pPr>
        <w:pStyle w:val="Normal"/>
        <w:spacing w:lineRule="auto" w:line="480"/>
        <w:ind w:firstLine="720"/>
        <w:rPr/>
      </w:pPr>
      <w:r>
        <w:rPr/>
        <w:t>In summary, among catch-based models, CMSY was the least precise and most positively biased, particularly in Scenarios 2 and 3 for the three species. SSCOM was also less precise but less biased than the CMYS and DBSRA in general. The method that performed best in terms of bias and precision was SSS most of the time (Figure 4). The age-structured aspect of SSS has also been shown elsewhere to be better suited for slower life histories (Wetzel and Punt 2015).</w:t>
      </w:r>
    </w:p>
    <w:p>
      <w:pPr>
        <w:pStyle w:val="Heading3"/>
        <w:numPr>
          <w:ilvl w:val="0"/>
          <w:numId w:val="0"/>
        </w:numPr>
        <w:spacing w:lineRule="auto" w:line="480"/>
        <w:ind w:left="900" w:hanging="0"/>
        <w:rPr>
          <w:rFonts w:eastAsia="Calibri" w:cs="Times New Roman" w:eastAsiaTheme="minorHAnsi"/>
          <w:i w:val="false"/>
          <w:i w:val="false"/>
          <w:szCs w:val="24"/>
        </w:rPr>
      </w:pPr>
      <w:bookmarkStart w:id="46" w:name="_Toc520727946"/>
      <w:r>
        <w:rPr>
          <w:rFonts w:cs="Times New Roman"/>
          <w:szCs w:val="24"/>
        </w:rPr>
        <w:t>Length</w:t>
      </w:r>
      <w:bookmarkEnd w:id="46"/>
      <w:r>
        <w:rPr>
          <w:rFonts w:eastAsia="Calibri" w:cs="Times New Roman" w:eastAsiaTheme="minorHAnsi"/>
          <w:szCs w:val="24"/>
        </w:rPr>
        <w:t>-based models</w:t>
      </w:r>
    </w:p>
    <w:p>
      <w:pPr>
        <w:pStyle w:val="Normal"/>
        <w:spacing w:lineRule="auto" w:line="480"/>
        <w:ind w:firstLine="720"/>
        <w:rPr/>
      </w:pPr>
      <w:r>
        <w:rPr/>
        <w:t xml:space="preserve">In some cases, length models gave a less biased estimation than catch-based models. LBSPR was generally less biased for slow-growth species like rockfish and highly positively biased for fast-growth species like mackerel. LIME was positively biased in all cases and highly imprecise in general but in particular for the slow-growth species (Figure 4). </w:t>
      </w:r>
    </w:p>
    <w:p>
      <w:pPr>
        <w:pStyle w:val="Normal"/>
        <w:spacing w:lineRule="auto" w:line="480"/>
        <w:ind w:firstLine="720"/>
        <w:rPr/>
      </w:pPr>
      <w:commentRangeStart w:id="0"/>
      <w:r>
        <w:rPr/>
        <w:t xml:space="preserve">LIME did not converge in many cases, </w:t>
      </w:r>
      <w:ins w:id="175" w:author="Unknown Author" w:date="2018-10-03T09:36:00Z">
        <w:r>
          <w:rPr/>
          <w:t>h</w:t>
        </w:r>
      </w:ins>
      <w:ins w:id="176" w:author="Unknown Author" w:date="2018-10-03T09:37:00Z">
        <w:r>
          <w:rPr/>
          <w:t xml:space="preserve">owever, </w:t>
        </w:r>
      </w:ins>
      <w:r>
        <w:rPr/>
        <w:t xml:space="preserve">between 32% of the times in Scenario 1 and 9% in Scenario 3 for Albacore, between 27% in Scenario 1 and 4% in Scenario 2 for Mackerel, and between 61% in Scenario 1 and 67% in Scenario 3 for Rockfish. In all cases, runs that did not converge were not included. For slow-growth species LIME had more difficulties </w:t>
      </w:r>
      <w:del w:id="177" w:author="Unknown Author" w:date="2018-10-03T09:37:00Z">
        <w:r>
          <w:rPr/>
          <w:delText>to</w:delText>
        </w:r>
      </w:del>
      <w:ins w:id="178" w:author="Unknown Author" w:date="2018-10-03T09:37:00Z">
        <w:r>
          <w:rPr/>
          <w:t>in</w:t>
        </w:r>
      </w:ins>
      <w:r>
        <w:rPr/>
        <w:t xml:space="preserve"> converg</w:t>
      </w:r>
      <w:del w:id="179" w:author="Unknown Author" w:date="2018-10-03T09:37:00Z">
        <w:r>
          <w:rPr/>
          <w:delText>e</w:delText>
        </w:r>
      </w:del>
      <w:ins w:id="180" w:author="Unknown Author" w:date="2018-10-03T09:37:00Z">
        <w:r>
          <w:rPr/>
          <w:t>ing</w:t>
        </w:r>
      </w:ins>
      <w:r>
        <w:rPr/>
        <w:t xml:space="preserve"> and </w:t>
      </w:r>
      <w:del w:id="181" w:author="Unknown Author" w:date="2018-10-03T09:37:00Z">
        <w:r>
          <w:rPr/>
          <w:delText xml:space="preserve">this was the species </w:delText>
        </w:r>
      </w:del>
      <w:ins w:id="182" w:author="Unknown Author" w:date="2018-10-03T09:37:00Z">
        <w:r>
          <w:rPr/>
          <w:t>in th</w:t>
        </w:r>
      </w:ins>
      <w:ins w:id="183" w:author="Unknown Author" w:date="2018-10-03T09:38:00Z">
        <w:r>
          <w:rPr/>
          <w:t xml:space="preserve">is case also </w:t>
        </w:r>
      </w:ins>
      <w:del w:id="184" w:author="Unknown Author" w:date="2018-10-03T09:38:00Z">
        <w:r>
          <w:rPr/>
          <w:delText xml:space="preserve">that </w:delText>
        </w:r>
      </w:del>
      <w:r>
        <w:rPr/>
        <w:t xml:space="preserve">showed the </w:t>
      </w:r>
      <w:del w:id="185" w:author="Unknown Author" w:date="2018-10-03T09:38:00Z">
        <w:r>
          <w:rPr/>
          <w:delText>high</w:delText>
        </w:r>
      </w:del>
      <w:ins w:id="186" w:author="Unknown Author" w:date="2018-10-03T09:38:00Z">
        <w:r>
          <w:rPr/>
          <w:t>greate</w:t>
        </w:r>
      </w:ins>
      <w:r>
        <w:rPr/>
        <w:t xml:space="preserve">est imprecision in </w:t>
      </w:r>
      <w:del w:id="187" w:author="Unknown Author" w:date="2018-10-03T09:38:00Z">
        <w:r>
          <w:rPr/>
          <w:delText xml:space="preserve">the </w:delText>
        </w:r>
      </w:del>
      <w:r>
        <w:rPr/>
        <w:t>estimat</w:t>
      </w:r>
      <w:del w:id="188" w:author="Unknown Author" w:date="2018-10-03T09:38:00Z">
        <w:r>
          <w:rPr/>
          <w:delText>ion</w:delText>
        </w:r>
      </w:del>
      <w:ins w:id="189" w:author="Unknown Author" w:date="2018-10-03T09:38:00Z">
        <w:r>
          <w:rPr/>
          <w:t>e</w:t>
        </w:r>
      </w:ins>
      <w:r>
        <w:rPr/>
        <w:t>s of harvest rates (Figure 4).</w:t>
      </w:r>
      <w:ins w:id="190" w:author="Unknown Author" w:date="2018-10-03T09:38:00Z">
        <w:commentRangeEnd w:id="0"/>
        <w:r>
          <w:commentReference w:id="0"/>
        </w:r>
        <w:r>
          <w:rPr/>
        </w:r>
      </w:ins>
    </w:p>
    <w:p>
      <w:pPr>
        <w:pStyle w:val="Normal"/>
        <w:spacing w:lineRule="auto" w:line="480"/>
        <w:ind w:firstLine="720"/>
        <w:rPr/>
      </w:pPr>
      <w:r>
        <w:rPr/>
        <w:t xml:space="preserve">In summary, between the 2 length-based models, LBSPR was more precise than LIME in general. Both showed similar performance for slow-growth and medium-growth species and very different and opposite performance for fast-growth species. For short lived species LIME was less biased. On the other hand, for slow growth species LBSPR was less biased (Figure 4).  </w:t>
      </w:r>
    </w:p>
    <w:p>
      <w:pPr>
        <w:pStyle w:val="Normal"/>
        <w:spacing w:lineRule="auto" w:line="480"/>
        <w:ind w:firstLine="720"/>
        <w:rPr/>
      </w:pPr>
      <w:r>
        <w:rPr/>
        <w:t xml:space="preserve">In Scenarios 2 and 3, where there is no contrast in the time series of catch, length-based methods performed better than CMSY. But, in general, all data-limited models tested here performed worse for the fast-growth species (Figure 4). </w:t>
      </w:r>
    </w:p>
    <w:p>
      <w:pPr>
        <w:pStyle w:val="Heading2"/>
        <w:numPr>
          <w:ilvl w:val="0"/>
          <w:numId w:val="0"/>
        </w:numPr>
        <w:spacing w:lineRule="auto" w:line="480"/>
        <w:rPr>
          <w:rFonts w:cs="Times New Roman"/>
          <w:sz w:val="24"/>
          <w:szCs w:val="24"/>
        </w:rPr>
      </w:pPr>
      <w:bookmarkStart w:id="47" w:name="_Toc520727947"/>
      <w:bookmarkEnd w:id="47"/>
      <w:r>
        <w:rPr>
          <w:rFonts w:cs="Times New Roman"/>
          <w:sz w:val="24"/>
          <w:szCs w:val="24"/>
        </w:rPr>
        <w:t>Discussion</w:t>
      </w:r>
    </w:p>
    <w:p>
      <w:pPr>
        <w:pStyle w:val="Normal"/>
        <w:spacing w:lineRule="auto" w:line="480"/>
        <w:ind w:firstLine="720"/>
        <w:rPr/>
      </w:pPr>
      <w:r>
        <w:rPr/>
        <w:t xml:space="preserve">Simulation studies commonly use different model specifications from those of the methods to allow robustness to be evaluated; in some cases, however, often the same population model is used for simulation and estimation, i.e. self-testing. Using the same model for simulation and estimation could result in optimistic results that might not be true under many scenarios </w:t>
      </w:r>
      <w:r>
        <w:fldChar w:fldCharType="begin"/>
      </w:r>
      <w:r>
        <w:instrText>ADDIN CSL_CITATION {"citationItems":[{"id":"ITEM-1","itemData":{"DOI":"10.1016/j.fishres.2012.02.015","ISBN":"0165-7836","ISSN":"01657836","author":[{"dropping-particle":"","family":"Francis","given":"Chris","non-dropping-particle":"","parse-names":false,"suffix":""}],"container-title":"Fisheries Research","id":"ITEM-1","issued":{"date-parts":[["2012"]]},"page":"133-134","publisher":"Elsevier B.V.","title":"Reply to 'The reliability of estimates of natural mortality from stock assessment models'","type":"article-journal","volume":"119-120"},"uris":["http://www.mendeley.com/documents/?uuid=bdc6aee5-4c13-413e-a997-42c7a13d9a68"]}],"mendeley":{"formattedCitation":"(Francis, 2012)","plainTextFormattedCitation":"(Francis, 2012)","previouslyFormattedCitation":"(Francis, 2012)"},"properties":{"noteIndex":0},"schema":"https://github.com/citation-style-language/schema/raw/master/csl-citation.json"}</w:instrText>
      </w:r>
      <w:r>
        <w:fldChar w:fldCharType="separate"/>
      </w:r>
      <w:bookmarkStart w:id="48" w:name="__Fieldmark__1220_786546498"/>
      <w:r>
        <w:rPr/>
        <w:t>(Francis, 2012)</w:t>
      </w:r>
      <w:r>
        <w:rPr/>
      </w:r>
      <w:r>
        <w:fldChar w:fldCharType="end"/>
      </w:r>
      <w:bookmarkEnd w:id="48"/>
      <w:r>
        <w:rPr/>
        <w:t xml:space="preserve">. </w:t>
      </w:r>
      <w:ins w:id="191" w:author="Unknown Author" w:date="2018-10-03T09:44:00Z">
        <w:r>
          <w:rPr/>
          <w:t>For exa</w:t>
        </w:r>
      </w:ins>
      <w:ins w:id="192" w:author="Unknown Author" w:date="2018-10-03T09:45:00Z">
        <w:r>
          <w:rPr/>
          <w:t xml:space="preserve">mple it is not possible to explore the robustness to model structure and assumptions when the model used for simulation and estimation is </w:t>
        </w:r>
      </w:ins>
      <w:ins w:id="193" w:author="Unknown Author" w:date="2018-10-03T09:46:00Z">
        <w:r>
          <w:rPr/>
          <w:t xml:space="preserve">the same. </w:t>
        </w:r>
      </w:ins>
      <w:r>
        <w:rPr/>
        <w:t xml:space="preserve">Our approach evaluated multiple data-limited assessment methods that assume different population dynamics, uncertainty and fishing effort dynamics. It is to be expected, due to these differences, that the various methods would performed differently. </w:t>
      </w:r>
      <w:r>
        <w:fldChar w:fldCharType="begin"/>
      </w:r>
      <w:r>
        <w:instrText>ADDIN CSL_CITATION {"citationItems":[{"id":"ITEM-1","itemData":{"DOI":"10.1111/conl.12363","ISSN":"1755263X","author":[{"dropping-particle":"","family":"Rosenberg","given":"Andrew A.","non-dropping-particle":"","parse-names":false,"suffix":""},{"dropping-particle":"","family":"Kleisner","given":"Kristin M.","non-dropping-particle":"","parse-names":false,"suffix":""},{"dropping-particle":"","family":"Afflerbach","given":"Jamie","non-dropping-particle":"","parse-names":false,"suffix":""},{"dropping-particle":"","family":"Anderson","given":"Sean C.","non-dropping-particle":"","parse-names":false,"suffix":""},{"dropping-particle":"","family":"Dickey-Collas","given":"Mark","non-dropping-particle":"","parse-names":false,"suffix":""},{"dropping-particle":"","family":"Cooper","given":"Andrew B.","non-dropping-particle":"","parse-names":false,"suffix":""},{"dropping-particle":"","family":"Fogarty","given":"Michael J.","non-dropping-particle":"","parse-names":false,"suffix":""},{"dropping-particle":"","family":"Fulton","given":"Elizabeth A.","non-dropping-particle":"","parse-names":false,"suffix":""},{"dropping-particle":"","family":"Gutiérrez","given":"Nicolás L.","non-dropping-particle":"","parse-names":false,"suffix":""},{"dropping-particle":"","family":"Hyde","given":"Kimberly J.W.","non-dropping-particle":"","parse-names":false,"suffix":""},{"dropping-particle":"","family":"Jardim","given":"Ernesto","non-dropping-particle":"","parse-names":false,"suffix":""},{"dropping-particle":"","family":"Jensen","given":"Olaf P.","non-dropping-particle":"","parse-names":false,"suffix":""},{"dropping-particle":"","family":"Kristiansen","given":"Trond","non-dropping-particle":"","parse-names":false,"suffix":""},{"dropping-particle":"","family":"Longo","given":"Catherine","non-dropping-particle":"","parse-names":false,"suffix":""},{"dropping-particle":"V.","family":"Minte-Vera","given":"Carolina","non-dropping-particle":"","parse-names":false,"suffix":""},{"dropping-particle":"","family":"Minto","given":"Cóilín","non-dropping-particle":"","parse-names":false,"suffix":""},{"dropping-particle":"","family":"Mosqueira","given":"Iago","non-dropping-particle":"","parse-names":false,"suffix":""},{"dropping-particle":"","family":"Osio","given":"Giacomo Chato","non-dropping-particle":"","parse-names":false,"suffix":""},{"dropping-particle":"","family":"Ovando","given":"Daniel","non-dropping-particle":"","parse-names":false,"suffix":""},{"dropping-particle":"","family":"Selig","given":"Elizabeth R.","non-dropping-particle":"","parse-names":false,"suffix":""},{"dropping-particle":"","family":"Thorson","given":"James T.","non-dropping-particle":"","parse-names":false,"suffix":""},{"dropping-particle":"","family":"Walsh","given":"Jessica C.","non-dropping-particle":"","parse-names":false,"suffix":""},{"dropping-particle":"","family":"Ye","given":"Yimin","non-dropping-particle":"","parse-names":false,"suffix":""}],"container-title":"Conservation Letters","id":"ITEM-1","issue":"April","issued":{"date-parts":[["2017"]]},"page":"1-9","title":"Applying a New Ensemble Approach to Estimating Stock Status of Marine Fisheries Around the World","type":"article-journal","volume":"00"},"uris":["http://www.mendeley.com/documents/?uuid=7c6d4c25-24d1-4e64-a39a-71ba95be94e7"]}],"mendeley":{"formattedCitation":"(Rosenberg &lt;i&gt;et al.&lt;/i&gt;, 2017)","manualFormatting":"Rosenberg et al. (2017)","plainTextFormattedCitation":"(Rosenberg et al., 2017)","previouslyFormattedCitation":"(Rosenberg &lt;i&gt;et al.&lt;/i&gt;, 2017)"},"properties":{"noteIndex":0},"schema":"https://github.com/citation-style-language/schema/raw/master/csl-citation.json"}</w:instrText>
      </w:r>
      <w:r>
        <w:fldChar w:fldCharType="separate"/>
      </w:r>
      <w:bookmarkStart w:id="49" w:name="__Fieldmark__1233_786546498"/>
      <w:r>
        <w:rPr/>
        <w:t>R</w:t>
      </w:r>
      <w:bookmarkStart w:id="50" w:name="__Fieldmark__2600_948554879"/>
      <w:r>
        <w:rPr/>
        <w:t>o</w:t>
      </w:r>
      <w:bookmarkStart w:id="51" w:name="__Fieldmark__8010_2027276850"/>
      <w:r>
        <w:rPr/>
        <w:t xml:space="preserve">senberg </w:t>
      </w:r>
      <w:r>
        <w:rPr>
          <w:i/>
        </w:rPr>
        <w:t>et al.</w:t>
      </w:r>
      <w:r>
        <w:rPr/>
        <w:t xml:space="preserve"> (2017)</w:t>
      </w:r>
      <w:r>
        <w:rPr/>
      </w:r>
      <w:r>
        <w:fldChar w:fldCharType="end"/>
      </w:r>
      <w:bookmarkEnd w:id="49"/>
      <w:bookmarkEnd w:id="50"/>
      <w:bookmarkEnd w:id="51"/>
      <w:r>
        <w:rPr/>
        <w:t xml:space="preserve"> used f</w:t>
      </w:r>
      <w:r>
        <w:rPr>
          <w:rStyle w:val="Fontstyle01"/>
        </w:rPr>
        <w:t xml:space="preserve">our catch-based data limited models and found that frequently models disagreed about population status estimations with no model showing good performance across all fish stocks, i.e. high precision and low bias, and the performance of the models  depended on the scenario considered. When scenarios are chosen to represent uncertainty about the dynamics this infers that the method may not be robust and when a scenario represents a particularly stock or fishery then it may be difficult to draw any general conclusions. It was found that </w:t>
      </w:r>
      <w:r>
        <w:rPr/>
        <w:t xml:space="preserve">model performance is highly dependent on the life history of the species of concern, the dynamic of the population and the fishing intensity. This is why scenarios were chosen to represent different harvest rates and species with contrasting life histories.  </w:t>
      </w:r>
    </w:p>
    <w:p>
      <w:pPr>
        <w:pStyle w:val="Normal"/>
        <w:spacing w:lineRule="auto" w:line="480"/>
        <w:ind w:firstLine="720"/>
        <w:rPr/>
      </w:pPr>
      <w:r>
        <w:rPr/>
        <w:t xml:space="preserve">In general, catch-based models were less biased and more precise when there was contrast (e.g., an increase in the catch and then a decrease) in the time series of catch data. </w:t>
      </w:r>
      <w:r>
        <w:fldChar w:fldCharType="begin"/>
      </w:r>
      <w:r>
        <w:instrText>ADDIN CSL_CITATION {"citationItems":[{"id":"ITEM-1","itemData":{"DOI":"10.1139/f05-213","ISBN":"0706-652X","ISSN":"0706-652X","abstract":"Stock reduction analysis (SRA) can complement more detailed assessment methods by using long-term \\nhistorical catches to estimate recruitment rates needed to have produced those catches, yet still end up with stock sizes \\nnear those estimated by the detailed methods. A longer historical perspective can also add information to the estimation \\nof reference points such as unfished biomass (B0) or target biomass (BMSY). Deterministic SRA models provide a single \\nstock size trajectory that is vanishingly unlikely to have actually occurred, while stochastic SRA attempts to provide \\nprobability distributions for stock size over time under alternative hypotheses about unfished recruitment rates and \\nabout variability around assumed stock–recruitment relationships. These distributions can be generated with age- \\nstructured population models by doing large numbers of Monte Carlo simulation trials and retaining those sample trials \\nfor which the stock would not have been driven to extinction by historical catches. By resampling from these trials \\nusing likelihood weights (sampling – importance resampling method), it is possible to move into fully Bayesian, state– \\nspace assessment modeling through a series of straightforward steps and to provide understandable visualization of how \\nmuch the data help to reduce uncertainty about historical fishing impacts and stock status.","author":[{"dropping-particle":"","family":"Walters","given":"Carl J","non-dropping-particle":"","parse-names":false,"suffix":""},{"dropping-particle":"","family":"Martell","given":"Steven J.D.","non-dropping-particle":"","parse-names":false,"suffix":""},{"dropping-particle":"","family":"Korman","given":"Josh","non-dropping-particle":"","parse-names":false,"suffix":""}],"container-title":"Canadian Journal of Fisheries and Aquatic Sciences","id":"ITEM-1","issue":"1","issued":{"date-parts":[["2006"]]},"page":"212-223","title":"A stochastic approach to stock reduction analysis","type":"article-journal","volume":"63"},"uris":["http://www.mendeley.com/documents/?uuid=cc2cddf5-2c38-438c-a487-0f9df6d875e8"]}],"mendeley":{"formattedCitation":"(Walters &lt;i&gt;et al.&lt;/i&gt;, 2006)","manualFormatting":"Walters et al. (2006)","plainTextFormattedCitation":"(Walters et al., 2006)","previouslyFormattedCitation":"(Walters &lt;i&gt;et al.&lt;/i&gt;, 2006)"},"properties":{"noteIndex":0},"schema":"https://github.com/citation-style-language/schema/raw/master/csl-citation.json"}</w:instrText>
      </w:r>
      <w:r>
        <w:fldChar w:fldCharType="separate"/>
      </w:r>
      <w:bookmarkStart w:id="52" w:name="__Fieldmark__1273_786546498"/>
      <w:r>
        <w:rPr/>
      </w:r>
      <w:r>
        <w:rPr>
          <w:rStyle w:val="Fontstyle01"/>
        </w:rPr>
        <w:t xml:space="preserve">Walters </w:t>
      </w:r>
      <w:r>
        <w:rPr>
          <w:rStyle w:val="Fontstyle01"/>
          <w:i/>
        </w:rPr>
        <w:t>et al.</w:t>
      </w:r>
      <w:r>
        <w:rPr>
          <w:rStyle w:val="Fontstyle01"/>
        </w:rPr>
        <w:t xml:space="preserve"> (2006)</w:t>
      </w:r>
      <w:r>
        <w:rPr/>
      </w:r>
      <w:r>
        <w:fldChar w:fldCharType="end"/>
      </w:r>
      <w:bookmarkEnd w:id="52"/>
      <w:r>
        <w:rPr>
          <w:rStyle w:val="Fontstyle01"/>
        </w:rPr>
        <w:t xml:space="preserve"> suggested that for SRA, stocks that have experienced extensive historical depletion gains precision from a high rate of rejected parameter draws. </w:t>
      </w:r>
      <w:r>
        <w:rPr/>
        <w:t xml:space="preserve">In Scenario 3, where catch is still increasing, it is very difficult to have a good estimate of the carrying capacity </w:t>
      </w:r>
      <w:r>
        <w:rPr>
          <w:i/>
        </w:rPr>
        <w:t>K</w:t>
      </w:r>
      <w:r>
        <w:rPr/>
        <w:t xml:space="preserve">. So, SSS and DBSRA, which use priors in </w:t>
      </w:r>
      <w:r>
        <w:rPr>
          <w:i/>
        </w:rPr>
        <w:t>F</w:t>
      </w:r>
      <w:r>
        <w:rPr>
          <w:i/>
          <w:vertAlign w:val="subscript"/>
        </w:rPr>
        <w:t>MSY</w:t>
      </w:r>
      <w:r>
        <w:rPr>
          <w:i/>
        </w:rPr>
        <w:t>/M</w:t>
      </w:r>
      <w:r>
        <w:rPr/>
        <w:t xml:space="preserve"> and </w:t>
      </w:r>
      <w:r>
        <w:rPr>
          <w:i/>
        </w:rPr>
        <w:t>B</w:t>
      </w:r>
      <w:r>
        <w:rPr>
          <w:i/>
          <w:vertAlign w:val="subscript"/>
        </w:rPr>
        <w:t>MSY</w:t>
      </w:r>
      <w:r>
        <w:rPr>
          <w:i/>
        </w:rPr>
        <w:t>/B</w:t>
      </w:r>
      <w:r>
        <w:rPr>
          <w:i/>
          <w:vertAlign w:val="subscript"/>
        </w:rPr>
        <w:t>0</w:t>
      </w:r>
      <w:r>
        <w:rPr/>
        <w:t xml:space="preserve"> performed better than the models that only relied in </w:t>
      </w:r>
      <w:r>
        <w:rPr>
          <w:i/>
        </w:rPr>
        <w:t>r</w:t>
      </w:r>
      <w:r>
        <w:rPr/>
        <w:t xml:space="preserve"> and </w:t>
      </w:r>
      <w:r>
        <w:rPr>
          <w:i/>
        </w:rPr>
        <w:t xml:space="preserve">K, </w:t>
      </w:r>
      <w:r>
        <w:rPr/>
        <w:t xml:space="preserve">even with priors for depletion were centered in the true values. Length-based models, on the other hand, were not dependent on the harvest rate trends. This is not surprising for LBSPR since in equilibrium conditions, the estimates are snapshots of the population and independent in each time step. For LIME, which is not an equilibrium model, Rudd and Thorson (2017) also did not find strong differences for alternative fishing mortality scenarios. </w:t>
      </w:r>
    </w:p>
    <w:p>
      <w:pPr>
        <w:pStyle w:val="Normal"/>
        <w:spacing w:lineRule="auto" w:line="480"/>
        <w:ind w:firstLine="720"/>
        <w:rPr/>
      </w:pPr>
      <w:r>
        <w:rPr/>
        <w:t xml:space="preserve">The choice of a “best model” also depend on the </w:t>
      </w:r>
      <w:ins w:id="194" w:author="Unknown Author" w:date="2018-10-03T09:47:00Z">
        <w:r>
          <w:rPr/>
          <w:t xml:space="preserve">life history characteristics and the </w:t>
        </w:r>
      </w:ins>
      <w:r>
        <w:rPr/>
        <w:t>biological information</w:t>
      </w:r>
      <w:r>
        <w:rPr>
          <w:rStyle w:val="Fontstyle01"/>
        </w:rPr>
        <w:t xml:space="preserve"> that is available. SSS seems to be the least biased catch-based model. However, unlike other catch-based models, age and growth estimates are needed in SSS to define age structure and remove catch according to age-/size-based selectivity patterns </w:t>
      </w:r>
      <w:r>
        <w:fldChar w:fldCharType="begin"/>
      </w:r>
      <w:r>
        <w:instrText>ADDIN CSL_CITATION {"citationItems":[{"id":"ITEM-1","itemData":{"DOI":"10.1016/j.fishres.2012.03.006","ISBN":"0165-7836","ISSN":"01657836","abstract":"Stock Synthesis (SS) is a likelihood-based statistical catch-at-age modeling environment allowing multiple data sources to be used to characterize population dynamics through time. While it is typically applied in data-rich circumstances, its suitability in data-limited situations is investigated in this work. Two \" Simple Stock Synthesis\" (SSS) approaches are outlined, each developed to mimic the Depletion-Based Stock Reduction Analysis (DB-SRA) estimation of overfishing limits (OFLs) currently applied to data-limited U.S. west coast groundfish species. SSS-MC uses Monte Carlo draws of natural mortality, steepness, and stock depletion and estimates initial recruitment, while SSS-MCMC estimates natural mortality, steepness, and initial recruitment while fitting to an artificial abundance survey representing stock depletion with an error distribution equivalent to the stock depletion prior used in DB-SRA. These approaches are applied to 45 species of unassessed groundfishes in the Pacific Fishery Management Council Groundfish Fishery Management Plan, and the OFL estimates are compared to corresponding DB-SRA estimates. Despite model structure and parameter specification differences, SSS led to results comparable to DB-SRA over a wide range of species and life histories. SSS models with sex-specific life history parameters and growth variability are also presented as examples of how the inherent flexibility of SS can be used to account for more uncertainty in derived quantities. SSS-MCMC, while exhibiting statistically undesirable traits due to the inclusion of the artificial survey, readily includes data-informed abundance surveys into an assessment framework consistent with more complex, data-informed assessments. Establishment of viable data-limited approaches in SS is a convenient first steps in \" building-up\" stock assessments towards fuller implementation in SS when additional data become available, while also providing a way to inform management in data-limited situations. ?? 2012.","author":[{"dropping-particle":"","family":"Cope","given":"Jason M.","non-dropping-particle":"","parse-names":false,"suffix":""}],"container-title":"Fisheries Research","id":"ITEM-1","issued":{"date-parts":[["2013"]]},"page":"3-14","publisher":"Elsevier B.V.","title":"Implementing a statistical catch-at-age model (Stock Synthesis) as a tool for deriving overfishing limits in data-limited situations","type":"article-journal","volume":"142"},"uris":["http://www.mendeley.com/documents/?uuid=0d7bc3e9-eaa7-4b9e-b243-0389b2eb6608"]}],"mendeley":{"formattedCitation":"(Cope, 2013)","plainTextFormattedCitation":"(Cope, 2013)","previouslyFormattedCitation":"(Cope, 2013)"},"properties":{"noteIndex":0},"schema":"https://github.com/citation-style-language/schema/raw/master/csl-citation.json"}</w:instrText>
      </w:r>
      <w:r>
        <w:fldChar w:fldCharType="separate"/>
      </w:r>
      <w:bookmarkStart w:id="53" w:name="__Fieldmark__1344_786546498"/>
      <w:r>
        <w:rPr>
          <w:rStyle w:val="Fontstyle01"/>
        </w:rPr>
        <w:t>(Cope, 2013)</w:t>
      </w:r>
      <w:r>
        <w:rPr>
          <w:rStyle w:val="Fontstyle01"/>
        </w:rPr>
      </w:r>
      <w:r>
        <w:fldChar w:fldCharType="end"/>
      </w:r>
      <w:bookmarkEnd w:id="53"/>
      <w:r>
        <w:rPr>
          <w:rStyle w:val="Fontstyle01"/>
        </w:rPr>
        <w:t xml:space="preserve">. SSS has the same structure as SS and this might be the reason why is the model that performed the best in most cases since the simulation and estimation models have the same parametrization </w:t>
      </w:r>
      <w:r>
        <w:fldChar w:fldCharType="begin"/>
      </w:r>
      <w:r>
        <w:instrText>ADDIN CSL_CITATION {"citationItems":[{"id":"ITEM-1","itemData":{"DOI":"10.1016/j.fishres.2012.02.015","ISBN":"0165-7836","ISSN":"01657836","author":[{"dropping-particle":"","family":"Francis","given":"Chris","non-dropping-particle":"","parse-names":false,"suffix":""}],"container-title":"Fisheries Research","id":"ITEM-1","issued":{"date-parts":[["2012"]]},"page":"133-134","publisher":"Elsevier B.V.","title":"Reply to 'The reliability of estimates of natural mortality from stock assessment models'","type":"article-journal","volume":"119-120"},"uris":["http://www.mendeley.com/documents/?uuid=bdc6aee5-4c13-413e-a997-42c7a13d9a68"]}],"mendeley":{"formattedCitation":"(Francis, 2012)","plainTextFormattedCitation":"(Francis, 2012)","previouslyFormattedCitation":"(Francis, 2012)"},"properties":{"noteIndex":0},"schema":"https://github.com/citation-style-language/schema/raw/master/csl-citation.json"}</w:instrText>
      </w:r>
      <w:r>
        <w:fldChar w:fldCharType="separate"/>
      </w:r>
      <w:bookmarkStart w:id="54" w:name="__Fieldmark__1358_786546498"/>
      <w:r>
        <w:rPr>
          <w:rStyle w:val="Fontstyle01"/>
        </w:rPr>
        <w:t>(Francis, 2012)</w:t>
      </w:r>
      <w:r>
        <w:rPr>
          <w:rStyle w:val="Fontstyle01"/>
        </w:rPr>
      </w:r>
      <w:r>
        <w:fldChar w:fldCharType="end"/>
      </w:r>
      <w:bookmarkEnd w:id="54"/>
      <w:r>
        <w:rPr/>
        <w:t xml:space="preserve">.  </w:t>
      </w:r>
    </w:p>
    <w:p>
      <w:pPr>
        <w:pStyle w:val="Normal"/>
        <w:spacing w:lineRule="auto" w:line="480"/>
        <w:ind w:firstLine="720"/>
        <w:rPr/>
      </w:pPr>
      <w:r>
        <w:rPr>
          <w:rStyle w:val="Fontstyle01"/>
        </w:rPr>
        <w:t xml:space="preserve">DBSRA and SSS performed very similar in some cases (Albacore Scenario 1, Mackerel Scenario 2 and 3). In structure, both models are very similar, however there are a few notable differences between the population dynamics models used in DBSRA and SSS that could explain the different results found here </w:t>
      </w:r>
      <w:r>
        <w:fldChar w:fldCharType="begin"/>
      </w:r>
      <w:r>
        <w:instrText>ADDIN CSL_CITATION {"citationItems":[{"id":"ITEM-1","itemData":{"DOI":"10.1016/j.fishres.2015.06.005","ISSN":"01657836","abstract":"The estimation of sustainable harvest limits for stocks that have never been assessed and have limited data available can be challenging. Harvest limits for previously un-assessed U.S. west coast groundfish have been set using catch-only methods (Depletion Corrected Average Catch [DCAC] and Depletion-Based Stock Reduction Analysis [DB-SRA]) for data-limited stocks, as well as catch and index based methods (Extended Depletion-Based Stock Reduction Analysis [XDB-SRA] and Extended Simple Stock Synthesis [XSSS]) for data-moderate stocks. To account for uncertainty and to prevent overfishing the harvest levels for U.S. west coast groundfish are reduced based upon the estimation method and the amount of data used. A management strategy evaluation was applied to evaluate the performance of each estimation method to provide benchmark harvest levels for two life-history types (U.S. west coast flatfish and rockfish) under varying misspecifications of the parameter distributions used by these methods. Both, data-moderate and catch-only (data-limited) methods, resulted in overfishing. &gt;. 0.50 (except XSSS in select scenarios) when the simulated stock was below the relative biomass target for both life-histories. Each of the data-moderate methods (XDB-SRA and XSSS) that applied biomass index data failed to estimate the correct stock status in the first assessment when an overly optimistic prior distribution about the stock status was assumed. However, during the projection period as the biomass index lengthened, the estimates of current stock size improved for both of these estimation methods, reducing the probability of overfishing to &lt;0.50 (except XSSS for one scenario). The ability to incorporate index data by the data-moderate methods resulted in improved estimates, as the data became more informative, for stock status and the subsequent harvest limits, that when reduced to account for uncertainty resulted in population stock sizes that either remain stable or rebuild toward the biomass targets for both life-histories. A notable exception was the performance of XDB-SRA for the flatfish life-history when the stock was at the target level and the prior was assumed correctly. In this instance the index data were non-informative, resulting in overfishing due to overly optimistic estimates of relative population size.","author":[{"dropping-particle":"","family":"Wetzel","given":"Chantel R.","non-dropping-particle":"","parse-names":false,"suffix":""},{"dropping-particle":"","family":"Punt","given":"André E.","non-dropping-particle":"","parse-names":false,"suffix":""}],"container-title":"Fisheries Research","id":"ITEM-1","issued":{"date-parts":[["2015"]]},"page":"170-187","publisher":"Elsevier B.V.","title":"Evaluating the performance of data-moderate and catch-only assessment methods for U.S. west coast groundfish","type":"article-journal","volume":"171"},"uris":["http://www.mendeley.com/documents/?uuid=e8126413-e35b-4009-a695-4a5555e7f354"]}],"mendeley":{"formattedCitation":"(Wetzel and Punt, 2015)","plainTextFormattedCitation":"(Wetzel and Punt, 2015)","previouslyFormattedCitation":"(Wetzel and Punt, 2015)"},"properties":{"noteIndex":0},"schema":"https://github.com/citation-style-language/schema/raw/master/csl-citation.json"}</w:instrText>
      </w:r>
      <w:r>
        <w:fldChar w:fldCharType="separate"/>
      </w:r>
      <w:bookmarkStart w:id="55" w:name="__Fieldmark__1371_786546498"/>
      <w:r>
        <w:rPr>
          <w:rStyle w:val="Fontstyle01"/>
        </w:rPr>
        <w:t>(Wetzel and Punt, 2015)</w:t>
      </w:r>
      <w:r>
        <w:rPr>
          <w:rStyle w:val="Fontstyle01"/>
        </w:rPr>
      </w:r>
      <w:r>
        <w:fldChar w:fldCharType="end"/>
      </w:r>
      <w:bookmarkEnd w:id="55"/>
      <w:r>
        <w:rPr>
          <w:rStyle w:val="Fontstyle01"/>
        </w:rPr>
        <w:t xml:space="preserve">. The underlying population dynamics model in SSS is fully age-structured whereas DBSRA uses a delay-difference model based on a biomass production function. </w:t>
      </w:r>
    </w:p>
    <w:p>
      <w:pPr>
        <w:pStyle w:val="Normal"/>
        <w:spacing w:lineRule="auto" w:line="480"/>
        <w:ind w:firstLine="720"/>
        <w:rPr/>
      </w:pPr>
      <w:r>
        <w:rPr>
          <w:rStyle w:val="Fontstyle01"/>
        </w:rPr>
        <w:t xml:space="preserve">We found that SSCOM and DBSRA performed similarly in terms of bias. In the SSCOM model, a prior in depletion is not needed, but it can be included as we did in this study. Thorson </w:t>
      </w:r>
      <w:r>
        <w:rPr>
          <w:rStyle w:val="Fontstyle01"/>
          <w:i/>
        </w:rPr>
        <w:t>et al.</w:t>
      </w:r>
      <w:r>
        <w:rPr>
          <w:rStyle w:val="Fontstyle01"/>
        </w:rPr>
        <w:t xml:space="preserve"> (2013) explored the effect of specifying a prior on final depletion and compared the results with DBSRA. They suggested that using a strong prior on final depletion in SSCOM would result in similar performance to DBSRA. Both, DBSRA and SSCOM approximate biomass dynamics using a production function expressed as exploitable biomass (which is equivalent to spawning biomass given selectivity and maturity curves are assumed identical), and both assume that biomass starts at average unfished biomass. However, DBSRA uses deterministic biomass dynamics and uses an asymmetric production function </w:t>
      </w:r>
      <w:r>
        <w:fldChar w:fldCharType="begin"/>
      </w:r>
      <w:r>
        <w:instrText>ADDIN CSL_CITATION {"citationItems":[{"id":"ITEM-1","itemData":{"DOI":"10.1016/j.fishres.2011.05.007","ISSN":"01657836","abstract":"We describe a method for determining reasonable yield and management reference points for data-poor fisheries in cases where approximate catches are known from the beginning of exploitation. The method, called Depletion-Based Stock Reduction Analysis (DB-SRA), merges stochastic Stock-Reduction Analysis with Depletion-Corrected Average Catch. Data requirements include estimates of historical annual catches, approximate natural mortality rate and age at maturity. A production function is specified based on general fishery knowledge of the relative location of maximum productivity and the relationship of MSY fishing rate to the natural mortality rate. This leaves unfished biomass as the only unknown parameter, which can be estimated given a designated relative depletion level near the end of the time series. The method produces probability distributions of management reference points concerning yield and biomass. Uncertainties in natural mortality, stock dynamics, optimal harvest rates, and recent stock status are incorporated using Monte Carlo exploration. Comparison of model outputs to data-rich stock assessments suggests that the method is effective for estimating sustainable yields for data-poor stocks. © 2011.","author":[{"dropping-particle":"","family":"Dick","given":"E. J.","non-dropping-particle":"","parse-names":false,"suffix":""},{"dropping-particle":"","family":"MacCall","given":"Alec D.","non-dropping-particle":"","parse-names":false,"suffix":""}],"container-title":"Fisheries Research","id":"ITEM-1","issue":"2","issued":{"date-parts":[["2011"]]},"page":"331-341","publisher":"Elsevier B.V.","title":"Depletion-Based Stock Reduction Analysis: A catch-based method for determining sustainable yields for data-poor fish stocks","type":"article-journal","volume":"110"},"uris":["http://www.mendeley.com/documents/?uuid=00700675-19b2-4b6a-9d3a-5f57d24ebed7"]}],"mendeley":{"formattedCitation":"(Dick and MacCall, 2011)","plainTextFormattedCitation":"(Dick and MacCall, 2011)","previouslyFormattedCitation":"(Dick and MacCall, 2011)"},"properties":{"noteIndex":0},"schema":"https://github.com/citation-style-language/schema/raw/master/csl-citation.json"}</w:instrText>
      </w:r>
      <w:r>
        <w:fldChar w:fldCharType="separate"/>
      </w:r>
      <w:bookmarkStart w:id="56" w:name="__Fieldmark__1416_786546498"/>
      <w:r>
        <w:rPr>
          <w:rStyle w:val="Fontstyle01"/>
        </w:rPr>
        <w:t>(Dick and MacCall, 2011)</w:t>
      </w:r>
      <w:r>
        <w:rPr>
          <w:rStyle w:val="Fontstyle01"/>
        </w:rPr>
      </w:r>
      <w:r>
        <w:fldChar w:fldCharType="end"/>
      </w:r>
      <w:bookmarkEnd w:id="56"/>
      <w:r>
        <w:rPr>
          <w:rStyle w:val="Fontstyle01"/>
        </w:rPr>
        <w:t xml:space="preserve">, while SSCOM has stochastic biomass dynamics and uses a Schaefer production function </w:t>
      </w:r>
      <w:r>
        <w:fldChar w:fldCharType="begin"/>
      </w:r>
      <w:r>
        <w:instrText>ADDIN CSL_CITATION {"citationItems":[{"id":"ITEM-1","itemData":{"DOI":"10.1139/cjfas-2013-0280","ISBN":"0706-652X; 1205-7533","ISSN":"0706-652X","abstract":"Research shows that population status can be predicted using catch data, but there is little justification for why these predictions work or how they account for changes in fisheries management. We demonstrate that biomass can be reconstructed from catch data whenever fishing mortality follows predictable dynamics over time (called \"effort dynamics\"), and we develop a state-space catch only model (SSCOM) for this purpose. We use theoretical arguments and simulation modeling to demonstrate that SSCOM can, in some cases, estimate population status from catch data. Next, we use meta-analysis to estimate effort dynamics for US West Coast groundfishes before and after fisheries management changes in the mid-1990s. We apply the SSCOM using meta-analytic results to data for eight assessed species and compare results with stock assessment and data-poor methods. Results indicate general agreement among all three methods. We conclude that effort dynamics provides a theoretical basis for using catch data to reconstruct biomass and has potential for conducting data-poor assessments. However, we still recommend that index and compositional data be collected to allow application of data-rich methods.","author":[{"dropping-particle":"","family":"Thorson","given":"James T.","non-dropping-particle":"","parse-names":false,"suffix":""},{"dropping-particle":"","family":"Minto","given":"Cóilín","non-dropping-particle":"","parse-names":false,"suffix":""},{"dropping-particle":"V.","family":"Minte-Vera","given":"Carolina","non-dropping-particle":"","parse-names":false,"suffix":""},{"dropping-particle":"","family":"Kleisner","given":"Kristin M.","non-dropping-particle":"","parse-names":false,"suffix":""},{"dropping-particle":"","family":"Longo","given":"Catherine","non-dropping-particle":"","parse-names":false,"suffix":""},{"dropping-particle":"","family":"Jacobson","given":"Larry","non-dropping-particle":"","parse-names":false,"suffix":""}],"container-title":"Canadian Journal of Fisheries and Aquatic Sciences","id":"ITEM-1","issue":"12","issued":{"date-parts":[["2013"]]},"page":"1829-1844","title":"A new role for effort dynamics in the theory of harvested populations and data-poor stock assessment","type":"article-journal","volume":"70"},"uris":["http://www.mendeley.com/documents/?uuid=a8127b8e-1e01-42a6-a7d1-878fdd9dc606"]}],"mendeley":{"formattedCitation":"(Thorson &lt;i&gt;et al.&lt;/i&gt;, 2013)","plainTextFormattedCitation":"(Thorson et al., 2013)","previouslyFormattedCitation":"(Thorson &lt;i&gt;et al.&lt;/i&gt;, 2013)"},"properties":{"noteIndex":0},"schema":"https://github.com/citation-style-language/schema/raw/master/csl-citation.json"}</w:instrText>
      </w:r>
      <w:r>
        <w:fldChar w:fldCharType="separate"/>
      </w:r>
      <w:bookmarkStart w:id="57" w:name="__Fieldmark__1426_786546498"/>
      <w:r>
        <w:rPr>
          <w:rStyle w:val="Fontstyle01"/>
        </w:rPr>
        <w:t xml:space="preserve">(Thorson </w:t>
      </w:r>
      <w:r>
        <w:rPr>
          <w:rStyle w:val="Fontstyle01"/>
          <w:i/>
        </w:rPr>
        <w:t>et al.</w:t>
      </w:r>
      <w:r>
        <w:rPr>
          <w:rStyle w:val="Fontstyle01"/>
        </w:rPr>
        <w:t>, 2013)</w:t>
      </w:r>
      <w:r>
        <w:rPr>
          <w:rStyle w:val="Fontstyle01"/>
        </w:rPr>
      </w:r>
      <w:r>
        <w:fldChar w:fldCharType="end"/>
      </w:r>
      <w:bookmarkEnd w:id="57"/>
      <w:r>
        <w:rPr>
          <w:rStyle w:val="Fontstyle01"/>
        </w:rPr>
        <w:t xml:space="preserve">, so it unsurprising they did not performed exactly the same. SSCOM was less biased in some cases, but always less precise than DBSRA. Specifying other priors in SSCOM in future studies, for example for effort-dynamics, could increase its precision.  </w:t>
      </w:r>
    </w:p>
    <w:p>
      <w:pPr>
        <w:pStyle w:val="Normal"/>
        <w:spacing w:lineRule="auto" w:line="480"/>
        <w:ind w:firstLine="720"/>
        <w:rPr/>
      </w:pPr>
      <w:r>
        <w:rPr/>
        <w:t xml:space="preserve">CMSY performed very poorly in all scenarios overestimating harvest rates, even when given a prior for depletion close to the true value. A key point of the CMSY is the ability to define a reasonable prior range for the parameters of the Schaefer model in particular </w:t>
      </w:r>
      <w:r>
        <w:rPr>
          <w:i/>
        </w:rPr>
        <w:t>K</w:t>
      </w:r>
      <w:r>
        <w:rPr/>
        <w:t xml:space="preserve">. In our case, we have arbitrarily chosen 50 times the maximum catch as the upper bound for </w:t>
      </w:r>
      <w:r>
        <w:rPr>
          <w:i/>
        </w:rPr>
        <w:t>K</w:t>
      </w:r>
      <w:r>
        <w:rPr/>
        <w:t xml:space="preserve">. However, in the Scenario 3, in a developing fishery, or a fishery that has a continuous increase in catch, it will be more difficult to define the upper bound of </w:t>
      </w:r>
      <w:r>
        <w:rPr>
          <w:i/>
        </w:rPr>
        <w:t>K</w:t>
      </w:r>
      <w:r>
        <w:rPr/>
        <w:t xml:space="preserve"> because the maximum potential has yet to be reached </w:t>
      </w:r>
      <w:r>
        <w:fldChar w:fldCharType="begin"/>
      </w:r>
      <w:r>
        <w:instrText>ADDIN CSL_CITATION {"citationItems":[{"id":"ITEM-1","itemData":{"DOI":"10.1111/j.1467-2979.2012.00485.x","ISSN":"14672960","author":[{"dropping-particle":"","family":"Martell","given":"Steven","non-dropping-particle":"","parse-names":false,"suffix":""},{"dropping-particle":"","family":"Froese","given":"Rainer","non-dropping-particle":"","parse-names":false,"suffix":""}],"container-title":"Fish and Fisheries","id":"ITEM-1","issue":"4","issued":{"date-parts":[["2013","12"]]},"page":"504-514","title":"A simple method for estimating MSY from catch and resilience","type":"article-journal","volume":"14"},"uris":["http://www.mendeley.com/documents/?uuid=44fbdc14-61a9-3581-9247-22ba96d789ae"]}],"mendeley":{"formattedCitation":"(Martell and Froese, 2013)","plainTextFormattedCitation":"(Martell and Froese, 2013)","previouslyFormattedCitation":"(Martell and Froese, 2013)"},"properties":{"noteIndex":0},"schema":"https://github.com/citation-style-language/schema/raw/master/csl-citation.json"}</w:instrText>
      </w:r>
      <w:r>
        <w:fldChar w:fldCharType="separate"/>
      </w:r>
      <w:bookmarkStart w:id="58" w:name="__Fieldmark__1487_786546498"/>
      <w:r>
        <w:rPr/>
        <w:t>(Martell and Froese, 2013)</w:t>
      </w:r>
      <w:r>
        <w:rPr/>
      </w:r>
      <w:r>
        <w:fldChar w:fldCharType="end"/>
      </w:r>
      <w:bookmarkEnd w:id="58"/>
      <w:r>
        <w:rPr/>
        <w:t xml:space="preserve">, thus limiting the performance of these methods under this scenario. However, they also performed poorly in Scenario 1 and 2, in particular for long-lived and short-lived species. Other </w:t>
      </w:r>
      <w:r>
        <w:rPr>
          <w:i/>
        </w:rPr>
        <w:t>K</w:t>
      </w:r>
      <w:r>
        <w:rPr/>
        <w:t xml:space="preserve"> values could be explored in future studies to see if this improves the outcomes, but it remains a very difficult parameter to specify. For example, Martell and Froese (2013) used maximum catch multiplied by 100. </w:t>
      </w:r>
      <w:r>
        <w:rPr>
          <w:rStyle w:val="Fontstyle01"/>
        </w:rPr>
        <w:t xml:space="preserve">Rosenberg et al. (2017) and Free et al. (2017) found that CMSY was the one that performed second best and better than SSCOM in their scenarios. One of the differences with our study is that they considered a uniform prior for depletion in SSCOM and we considered a Lognormal prior centered around the true value, but it is apparent that method performance is sensitive to a variety of scenarios. </w:t>
      </w:r>
    </w:p>
    <w:p>
      <w:pPr>
        <w:pStyle w:val="Normal"/>
        <w:spacing w:lineRule="auto" w:line="480"/>
        <w:ind w:firstLine="720"/>
        <w:rPr>
          <w:rStyle w:val="Fontstyle01"/>
        </w:rPr>
      </w:pPr>
      <w:r>
        <w:rPr>
          <w:rStyle w:val="Fontstyle01"/>
        </w:rPr>
        <w:t>For long-lived species, recruitment variability does not affect the length composition of the catch as much as for short lived species. This is why LBSPR performed pretty well for long-lived species and it was highly biased for short-lived species. LIME however, performed better for short-lived species than LBSPR being able to capture changes in the length composition due to recruitment variability. In general, all catch-based and length-based methods seems to perform worse for the faster life history types.</w:t>
      </w:r>
    </w:p>
    <w:p>
      <w:pPr>
        <w:pStyle w:val="Normal"/>
        <w:spacing w:lineRule="auto" w:line="480"/>
        <w:ind w:firstLine="720"/>
        <w:rPr>
          <w:rStyle w:val="Fontstyle01"/>
        </w:rPr>
      </w:pPr>
      <w:r>
        <w:rPr>
          <w:rStyle w:val="Fontstyle01"/>
        </w:rPr>
        <w:t>The present study does not look at parameter misspecification, but correct specification (unbiased) in the life histories parameters and known catch histories. With that level of information, the length-based models like LBSPR showed sometimes better performance than the catch-based models, as the latter were more sensitive to the catch history scenarios, and the length based methods were able to integrate the catch scenarios into the length compositions.</w:t>
      </w:r>
    </w:p>
    <w:p>
      <w:pPr>
        <w:pStyle w:val="Heading3"/>
        <w:numPr>
          <w:ilvl w:val="0"/>
          <w:numId w:val="0"/>
        </w:numPr>
        <w:spacing w:lineRule="auto" w:line="480"/>
        <w:ind w:left="3600" w:hanging="2880"/>
        <w:rPr>
          <w:rFonts w:cs="Times New Roman"/>
          <w:i w:val="false"/>
          <w:i w:val="false"/>
        </w:rPr>
      </w:pPr>
      <w:bookmarkStart w:id="59" w:name="_Toc520727948"/>
      <w:bookmarkEnd w:id="59"/>
      <w:r>
        <w:rPr>
          <w:rFonts w:cs="Times New Roman"/>
          <w:szCs w:val="24"/>
        </w:rPr>
        <w:t>Conclusions</w:t>
      </w:r>
    </w:p>
    <w:p>
      <w:pPr>
        <w:pStyle w:val="Normal"/>
        <w:spacing w:lineRule="auto" w:line="480"/>
        <w:ind w:firstLine="720"/>
        <w:rPr/>
      </w:pPr>
      <w:r>
        <w:rPr/>
        <w:t xml:space="preserve">For unassessed fisheries where data are limited, but reconstructing time series of catch is possible, catch-based methods SSS or DBSRA provided the most reliable outputs to for management. </w:t>
      </w:r>
      <w:r>
        <w:rPr>
          <w:rStyle w:val="Fontstyle01"/>
        </w:rPr>
        <w:t>However,</w:t>
      </w:r>
      <w:r>
        <w:rPr/>
        <w:t xml:space="preserve"> to apply SSS and DBSRA, not only catch data is needed, these methods also require extensive prior information, such as growth, maturity, </w:t>
      </w:r>
      <w:r>
        <w:rPr>
          <w:i/>
        </w:rPr>
        <w:t>F</w:t>
      </w:r>
      <w:r>
        <w:rPr>
          <w:i/>
          <w:vertAlign w:val="subscript"/>
        </w:rPr>
        <w:t>MSY</w:t>
      </w:r>
      <w:r>
        <w:rPr>
          <w:i/>
        </w:rPr>
        <w:t>/M</w:t>
      </w:r>
      <w:r>
        <w:rPr/>
        <w:t xml:space="preserve">  </w:t>
      </w:r>
      <w:r>
        <w:fldChar w:fldCharType="begin"/>
      </w:r>
      <w:r>
        <w:instrText>ADDIN CSL_CITATION {"citationItems":[{"id":"ITEM-1","itemData":{"DOI":"10.1139/f2012-060","ISBN":"0706-652X","ISSN":"0706-652X","abstract":"The rule of thumb that fishing mortality to achieve maximum sustainable yield (FMSY) equals natural mortality (M) has been both criticised and supported by theoretical arguments. However, the relationship has been rarely investigated using empirical data. We carried out a meta-analysis on 245 fish species worldwide and linked three types of reference points (FBRP: FMSY, Fproxy, and F0.5r) to M and other life history parameters (LHP). We used Bayesian hierarchical errors-in-variables models to investigate the relationships and included the effect of taxonomic class and order. We compared various models and found that natural mortality is the most important LHP affecting FBRP. Other covariates, such as von Bertalanffy growth coefficient, asymptotic length, maximum age, and habitat types, add little to the relationship, partially because of correlation and large measurement and process errors. The best model results in FMSY = 0.87M (standard deviation (SD) = 0.05) for teleosts and FMSY = 0.41M (SD = 0.09) for chondrichthyans. Fproxy based on per-recruit analysis is about 15% smaller than FMSY. Results could be used to estimate FBRP from LHP in data-poor situations.","author":[{"dropping-particle":"","family":"Zhou","given":"Shijie","non-dropping-particle":"","parse-names":false,"suffix":""},{"dropping-particle":"","family":"Yin","given":"Shaowu","non-dropping-particle":"","parse-names":false,"suffix":""},{"dropping-particle":"","family":"Thorson","given":"James T.","non-dropping-particle":"","parse-names":false,"suffix":""},{"dropping-particle":"","family":"Smith","given":"Anthony D.M.","non-dropping-particle":"","parse-names":false,"suffix":""},{"dropping-particle":"","family":"Fuller","given":"Michael","non-dropping-particle":"","parse-names":false,"suffix":""},{"dropping-particle":"","family":"Walters","given":"Carl J.","non-dropping-particle":"","parse-names":false,"suffix":""}],"container-title":"Canadian Journal of Fisheries and Aquatic Sciences","id":"ITEM-1","issue":"8","issued":{"date-parts":[["2012"]]},"page":"1292-1301","title":"Linking fishing mortality reference points to life history traits: an empirical study","type":"article-journal","volume":"69"},"uris":["http://www.mendeley.com/documents/?uuid=769ca071-1edb-4e7d-b84d-7573520b136a"]}],"mendeley":{"formattedCitation":"(Zhou &lt;i&gt;et al.&lt;/i&gt;, 2012)","plainTextFormattedCitation":"(Zhou et al., 2012)"},"properties":{"noteIndex":0},"schema":"https://github.com/citation-style-language/schema/raw/master/csl-citation.json"}</w:instrText>
      </w:r>
      <w:r>
        <w:fldChar w:fldCharType="separate"/>
      </w:r>
      <w:bookmarkStart w:id="60" w:name="__Fieldmark__1542_786546498"/>
      <w:r>
        <w:rPr/>
        <w:t xml:space="preserve">(Zhou </w:t>
      </w:r>
      <w:r>
        <w:rPr>
          <w:i/>
        </w:rPr>
        <w:t>et al.</w:t>
      </w:r>
      <w:r>
        <w:rPr/>
        <w:t>, 2012)</w:t>
      </w:r>
      <w:r>
        <w:rPr/>
      </w:r>
      <w:r>
        <w:fldChar w:fldCharType="end"/>
      </w:r>
      <w:bookmarkEnd w:id="60"/>
      <w:r>
        <w:rPr/>
        <w:t xml:space="preserve">and </w:t>
      </w:r>
      <w:r>
        <w:rPr>
          <w:i/>
        </w:rPr>
        <w:t>B</w:t>
      </w:r>
      <w:r>
        <w:rPr>
          <w:i/>
          <w:vertAlign w:val="subscript"/>
        </w:rPr>
        <w:t>MSY</w:t>
      </w:r>
      <w:r>
        <w:rPr>
          <w:i/>
        </w:rPr>
        <w:t>/B</w:t>
      </w:r>
      <w:r>
        <w:rPr>
          <w:i/>
          <w:vertAlign w:val="subscript"/>
        </w:rPr>
        <w:t>0</w:t>
      </w:r>
      <w:r>
        <w:rPr/>
        <w:t xml:space="preserve"> </w:t>
      </w:r>
      <w:r>
        <w:fldChar w:fldCharType="begin"/>
      </w:r>
      <w:r>
        <w:instrText>ADDIN CSL_CITATION {"citationItems":[{"id":"ITEM-1","itemData":{"DOI":"10.1139/f2012-077","ISBN":"0706-652X","ISSN":"0706-652X","abstract":"Surplus production represents the processes that affect sustainable fishery harvest and is central to the ecology and management of marine fishes. Taxonomy and life history influence the ratio of spawning biomass at maximum sustain- able yield to average unfished spawning biomass (SBMSY/SB0), and estimating this ratio for individual stocks is notoriously difficult. We use a database of published landings data and stock assessment biomass estimates and determine that process errors predominate in this data set by fitting a state–space model to data from each stock individually. We then fit multi- species process-error models while treating SBMSY/SB0 as a random effect that varies by taxonomic order and maximum length. The estimated SBMSY/SB0 = 0.40 for all 147 stocks is intermediate between the values assumed by the Fox and the Schaefer models, although Clupeiformes and Perciformes have lower and Gadiformes and Scorpaeniformes have higher SBMSY/SB0 values. Model selection supports the hypothesis that large-bodied fishes for a given taxonomic order have rela- tively higher SBMSY/SB0. Results can be used to define reference points for data-poor fisheries or as input in emerging as- sessment methods.","author":[{"dropping-particle":"","family":"Thorson","given":"James T.","non-dropping-particle":"","parse-names":false,"suffix":""},{"dropping-particle":"","family":"Cope","given":"Jason M.","non-dropping-particle":"","parse-names":false,"suffix":""},{"dropping-particle":"","family":"Branch","given":"Trevor A.","non-dropping-particle":"","parse-names":false,"suffix":""},{"dropping-particle":"","family":"Jensen","given":"Olaf P.","non-dropping-particle":"","parse-names":false,"suffix":""},{"dropping-particle":"","family":"Walters","given":"Carl J.","non-dropping-particle":"","parse-names":false,"suffix":""}],"container-title":"Canadian Journal of Fisheries and Aquatic Sciences","id":"ITEM-1","issue":"9","issued":{"date-parts":[["2012"]]},"page":"1556-1568","title":"Spawning biomass reference points for exploited marine fishes, incorporating taxonomic and body size information","type":"article-journal","volume":"69"},"uris":["http://www.mendeley.com/documents/?uuid=4cfe573c-7ee6-455d-883f-94597b890b36"]}],"mendeley":{"formattedCitation":"(Thorson &lt;i&gt;et al.&lt;/i&gt;, 2012)","plainTextFormattedCitation":"(Thorson et al., 2012)","previouslyFormattedCitation":"(Thorson &lt;i&gt;et al.&lt;/i&gt;, 2012)"},"properties":{"noteIndex":0},"schema":"https://github.com/citation-style-language/schema/raw/master/csl-citation.json"}</w:instrText>
      </w:r>
      <w:r>
        <w:fldChar w:fldCharType="separate"/>
      </w:r>
      <w:bookmarkStart w:id="61" w:name="__Fieldmark__1556_786546498"/>
      <w:r>
        <w:rPr/>
        <w:t xml:space="preserve">(Thorson </w:t>
      </w:r>
      <w:r>
        <w:rPr>
          <w:i/>
        </w:rPr>
        <w:t>et al.</w:t>
      </w:r>
      <w:r>
        <w:rPr/>
        <w:t>, 2012)</w:t>
      </w:r>
      <w:r>
        <w:rPr/>
      </w:r>
      <w:r>
        <w:fldChar w:fldCharType="end"/>
      </w:r>
      <w:bookmarkEnd w:id="61"/>
      <w:r>
        <w:rPr/>
        <w:t xml:space="preserve"> parameters. When this prior information is not available, SSCOM could be use with a good prior for depletion. CMSY could also be considered, but with caution, because it has been proved here that they can be highly biased and influenced by catch </w:t>
      </w:r>
      <w:r>
        <w:rPr>
          <w:rStyle w:val="Fontstyle01"/>
        </w:rPr>
        <w:t xml:space="preserve">trends and uncertainty in </w:t>
      </w:r>
      <w:r>
        <w:rPr>
          <w:rStyle w:val="Fontstyle01"/>
          <w:i/>
        </w:rPr>
        <w:t>K</w:t>
      </w:r>
      <w:r>
        <w:rPr>
          <w:rStyle w:val="Fontstyle01"/>
        </w:rPr>
        <w:t xml:space="preserve">.  </w:t>
      </w:r>
    </w:p>
    <w:p>
      <w:pPr>
        <w:pStyle w:val="Normal"/>
        <w:spacing w:lineRule="auto" w:line="480"/>
        <w:ind w:firstLine="720"/>
        <w:rPr/>
      </w:pPr>
      <w:r>
        <w:rPr>
          <w:rStyle w:val="Fontstyle01"/>
        </w:rPr>
        <w:t xml:space="preserve"> </w:t>
      </w:r>
      <w:r>
        <w:rPr>
          <w:rStyle w:val="Fontstyle01"/>
        </w:rPr>
        <w:t>For</w:t>
      </w:r>
      <w:r>
        <w:rPr/>
        <w:t xml:space="preserve"> fisheries that are still developing, where the time series of catch are unavailable, getting length-composition data could give a good approximation of the status of the stock, in particular for medium to long-lived species. It has been shown here that, in some cases, that length-based models can give the same or less biased estimates of exploitation status than catch-based models.  </w:t>
      </w:r>
    </w:p>
    <w:p>
      <w:pPr>
        <w:pStyle w:val="Heading3"/>
        <w:numPr>
          <w:ilvl w:val="0"/>
          <w:numId w:val="0"/>
        </w:numPr>
        <w:spacing w:lineRule="auto" w:line="480"/>
        <w:ind w:left="900" w:hanging="0"/>
        <w:rPr>
          <w:rFonts w:cs="Times New Roman"/>
          <w:i w:val="false"/>
          <w:i w:val="false"/>
        </w:rPr>
      </w:pPr>
      <w:bookmarkStart w:id="62" w:name="_Toc520727949"/>
      <w:bookmarkEnd w:id="62"/>
      <w:r>
        <w:rPr>
          <w:rFonts w:cs="Times New Roman"/>
        </w:rPr>
        <w:t>Future directions</w:t>
      </w:r>
    </w:p>
    <w:p>
      <w:pPr>
        <w:pStyle w:val="Normal"/>
        <w:spacing w:lineRule="auto" w:line="480" w:before="240" w:after="0"/>
        <w:ind w:firstLine="720"/>
        <w:rPr/>
      </w:pPr>
      <w:r>
        <w:rPr/>
        <w:t xml:space="preserve">There has been an emerging field of catch methods and assemble of catch-based methods to estimate global stock status </w:t>
      </w:r>
      <w:r>
        <w:fldChar w:fldCharType="begin"/>
      </w:r>
      <w:r>
        <w:instrText>ADDIN CSL_CITATION {"citationItems":[{"id":"ITEM-1","itemData":{"DOI":"10.1126/science.1223389","ISSN":"1095-9203","PMID":"23019613","abstract":"Recent reports suggest that many well-assessed fisheries in developed countries are moving toward sustainability. We examined whether the same conclusion holds for fisheries lacking formal assessment, which comprise &gt;80% of global catch. We developed a method using species' life-history, catch, and fishery development data to estimate the status of thousands of unassessed fisheries worldwide. We found that small unassessed fisheries are in substantially worse condition than assessed fisheries, but that large unassessed fisheries may be performing nearly as well as their assessed counterparts. Both small and large stocks, however, continue to decline; 64% of unassessed stocks could provide increased sustainable harvest if rebuilt. Our results suggest that global fishery recovery would simultaneously create increases in abundance (56%) and fishery yields (8 to 40%).","author":[{"dropping-particle":"","family":"Costello","given":"Christopher","non-dropping-particle":"","parse-names":false,"suffix":""},{"dropping-particle":"","family":"Ovando","given":"Daniel","non-dropping-particle":"","parse-names":false,"suffix":""},{"dropping-particle":"","family":"Hilborn","given":"Ray","non-dropping-particle":"","parse-names":false,"suffix":""},{"dropping-particle":"","family":"Gaines","given":"Steven D","non-dropping-particle":"","parse-names":false,"suffix":""},{"dropping-particle":"","family":"Deschenes","given":"Olivier","non-dropping-particle":"","parse-names":false,"suffix":""},{"dropping-particle":"","family":"Lester","given":"Sarah E","non-dropping-particle":"","parse-names":false,"suffix":""}],"container-title":"Science (New York, N.Y.)","id":"ITEM-1","issue":"6106","issued":{"date-parts":[["2012","10","26"]]},"page":"517-20","title":"Status and solutions for the world's unassessed fisheries.","type":"article-journal","volume":"338"},"uris":["http://www.mendeley.com/documents/?uuid=3eca02d5-1bb6-4324-8980-b8de27a86f7c"]},{"id":"ITEM-2","itemData":{"DOI":"10.1111/faf.12200","ISSN":"14672979","abstract":"© 2017 John Wiley &amp; Sons Ltd.Fishery managers must often reconcile conflicting estimates of population status and trend. Superensemble models, commonly used in climate and weather forecasting, may provide an effective solution. This approach uses predictions from multiple models as covariates in an additional \"superensemble\" model fitted to known data. We evaluated the potential for ensemble averages and superensemble models (ensemble methods) to improve estimates of population status and trend for fisheries. We fit four widely applicable data-limited models that estimate stock biomass relative to equilibrium biomass at maximum sustainable yield (B/BMSY). We combined these estimates of recent fishery status and trends in B/BMSY with four ensemble methods: an ensemble average and three superensembles (a linear model, a random forest and a boosted regression tree). We trained our superensembles on 5,760 simulated stocks and tested them with cross-validation and against a global database of 249 stock assessments. Ensemble methods substantially improved estimates of population status and trend. Random forest and boosted regression trees performed the best at estimating population status: inaccuracy (median absolute proportional error) decreased from 0.42 to 0.56 to 0.32 to 0.33, rank-order correlation between predicted and true status improved from 0.02 to 0.32 to 0.44 to 0.48 and bias (median proportional error) declined from -0.22 to 0.31 to -0.12 to 0.03. We found similar improvements when predicting trend and when applying the simulation-trained superensembles to catch data for global fish stocks. Superensembles can optimally leverage multiple model predictions; however, they must be tested, formed from a diverse set of accurate models and built on a data set representative of the populations to which they are applied.","author":[{"dropping-particle":"","family":"Anderson","given":"Sean C.","non-dropping-particle":"","parse-names":false,"suffix":""},{"dropping-particle":"","family":"Cooper","given":"Andrew B.","non-dropping-particle":"","parse-names":false,"suffix":""},{"dropping-particle":"","family":"Jensen","given":"Olaf P.","non-dropping-particle":"","parse-names":false,"suffix":""},{"dropping-particle":"","family":"Minto","given":"Cóilín","non-dropping-particle":"","parse-names":false,"suffix":""},{"dropping-particle":"","family":"Thorson","given":"James T.","non-dropping-particle":"","parse-names":false,"suffix":""},{"dropping-particle":"","family":"Walsh","given":"Jessica C.","non-dropping-particle":"","parse-names":false,"suffix":""},{"dropping-particle":"","family":"Afflerbach","given":"Jamie","non-dropping-particle":"","parse-names":false,"suffix":""},{"dropping-particle":"","family":"Dickey-Collas","given":"Mark","non-dropping-particle":"","parse-names":false,"suffix":""},{"dropping-particle":"","family":"Kleisner","given":"Kristin M.","non-dropping-particle":"","parse-names":false,"suffix":""},{"dropping-particle":"","family":"Longo","given":"Catherine","non-dropping-particle":"","parse-names":false,"suffix":""},{"dropping-particle":"","family":"Osio","given":"Giacomo Chato","non-dropping-particle":"","parse-names":false,"suffix":""},{"dropping-particle":"","family":"Ovando","given":"Daniel","non-dropping-particle":"","parse-names":false,"suffix":""},{"dropping-particle":"","family":"Mosqueira","given":"Iago","non-dropping-particle":"","parse-names":false,"suffix":""},{"dropping-particle":"","family":"Rosenberg","given":"Andrew A.","non-dropping-particle":"","parse-names":false,"suffix":""},{"dropping-particle":"","family":"Selig","given":"Elizabeth R.","non-dropping-particle":"","parse-names":false,"suffix":""}],"container-title":"Fish and Fisheries","id":"ITEM-2","issue":"4","issued":{"date-parts":[["2017"]]},"page":"732-741","title":"Improving estimates of population status and trend with superensemble models","type":"article-journal","volume":"18"},"uris":["http://www.mendeley.com/documents/?uuid=6fac1946-3362-4663-8d0b-ad8265f6fdd4"]},{"id":"ITEM-3","itemData":{"DOI":"10.1111/conl.12363","ISSN":"1755263X","author":[{"dropping-particle":"","family":"Rosenberg","given":"Andrew A.","non-dropping-particle":"","parse-names":false,"suffix":""},{"dropping-particle":"","family":"Kleisner","given":"Kristin M.","non-dropping-particle":"","parse-names":false,"suffix":""},{"dropping-particle":"","family":"Afflerbach","given":"Jamie","non-dropping-particle":"","parse-names":false,"suffix":""},{"dropping-particle":"","family":"Anderson","given":"Sean C.","non-dropping-particle":"","parse-names":false,"suffix":""},{"dropping-particle":"","family":"Dickey-Collas","given":"Mark","non-dropping-particle":"","parse-names":false,"suffix":""},{"dropping-particle":"","family":"Cooper","given":"Andrew B.","non-dropping-particle":"","parse-names":false,"suffix":""},{"dropping-particle":"","family":"Fogarty","given":"Michael J.","non-dropping-particle":"","parse-names":false,"suffix":""},{"dropping-particle":"","family":"Fulton","given":"Elizabeth A.","non-dropping-particle":"","parse-names":false,"suffix":""},{"dropping-particle":"","family":"Gutiérrez","given":"Nicolás L.","non-dropping-particle":"","parse-names":false,"suffix":""},{"dropping-particle":"","family":"Hyde","given":"Kimberly J.W.","non-dropping-particle":"","parse-names":false,"suffix":""},{"dropping-particle":"","family":"Jardim","given":"Ernesto","non-dropping-particle":"","parse-names":false,"suffix":""},{"dropping-particle":"","family":"Jensen","given":"Olaf P.","non-dropping-particle":"","parse-names":false,"suffix":""},{"dropping-particle":"","family":"Kristiansen","given":"Trond","non-dropping-particle":"","parse-names":false,"suffix":""},{"dropping-particle":"","family":"Longo","given":"Catherine","non-dropping-particle":"","parse-names":false,"suffix":""},{"dropping-particle":"V.","family":"Minte-Vera","given":"Carolina","non-dropping-particle":"","parse-names":false,"suffix":""},{"dropping-particle":"","family":"Minto","given":"Cóilín","non-dropping-particle":"","parse-names":false,"suffix":""},{"dropping-particle":"","family":"Mosqueira","given":"Iago","non-dropping-particle":"","parse-names":false,"suffix":""},{"dropping-particle":"","family":"Osio","given":"Giacomo Chato","non-dropping-particle":"","parse-names":false,"suffix":""},{"dropping-particle":"","family":"Ovando","given":"Daniel","non-dropping-particle":"","parse-names":false,"suffix":""},{"dropping-particle":"","family":"Selig","given":"Elizabeth R.","non-dropping-particle":"","parse-names":false,"suffix":""},{"dropping-particle":"","family":"Thorson","given":"James T.","non-dropping-particle":"","parse-names":false,"suffix":""},{"dropping-particle":"","family":"Walsh","given":"Jessica C.","non-dropping-particle":"","parse-names":false,"suffix":""},{"dropping-particle":"","family":"Ye","given":"Yimin","non-dropping-particle":"","parse-names":false,"suffix":""}],"container-title":"Conservation Letters","id":"ITEM-3","issue":"April","issued":{"date-parts":[["2017"]]},"page":"1-9","title":"Applying a New Ensemble Approach to Estimating Stock Status of Marine Fisheries Around the World","type":"article-journal","volume":"00"},"uris":["http://www.mendeley.com/documents/?uuid=7c6d4c25-24d1-4e64-a39a-71ba95be94e7"]}],"mendeley":{"formattedCitation":"(Costello &lt;i&gt;et al.&lt;/i&gt;, 2012; Anderson &lt;i&gt;et al.&lt;/i&gt;, 2017; Rosenberg &lt;i&gt;et al.&lt;/i&gt;, 2017)","plainTextFormattedCitation":"(Costello et al., 2012; Anderson et al., 2017; Rosenberg et al., 2017)","previouslyFormattedCitation":"(Costello &lt;i&gt;et al.&lt;/i&gt;, 2012; Anderson &lt;i&gt;et al.&lt;/i&gt;, 2017; Rosenberg &lt;i&gt;et al.&lt;/i&gt;, 2017)"},"properties":{"noteIndex":0},"schema":"https://github.com/citation-style-language/schema/raw/master/csl-citation.json"}</w:instrText>
      </w:r>
      <w:r>
        <w:fldChar w:fldCharType="separate"/>
      </w:r>
      <w:bookmarkStart w:id="63" w:name="__Fieldmark__1581_786546498"/>
      <w:r>
        <w:rPr/>
        <w:t xml:space="preserve">(Costello </w:t>
      </w:r>
      <w:r>
        <w:rPr>
          <w:i/>
        </w:rPr>
        <w:t>et al.</w:t>
      </w:r>
      <w:r>
        <w:rPr/>
        <w:t xml:space="preserve">, 2012; Anderson </w:t>
      </w:r>
      <w:r>
        <w:rPr>
          <w:i/>
        </w:rPr>
        <w:t>et al.</w:t>
      </w:r>
      <w:r>
        <w:rPr/>
        <w:t xml:space="preserve">, 2017; Rosenberg </w:t>
      </w:r>
      <w:r>
        <w:rPr>
          <w:i/>
        </w:rPr>
        <w:t>et al.</w:t>
      </w:r>
      <w:r>
        <w:rPr/>
        <w:t>, 2017)</w:t>
      </w:r>
      <w:r>
        <w:rPr/>
      </w:r>
      <w:r>
        <w:fldChar w:fldCharType="end"/>
      </w:r>
      <w:bookmarkEnd w:id="63"/>
      <w:r>
        <w:rPr/>
        <w:t xml:space="preserve">. The super-ensemble method published by Anderson </w:t>
      </w:r>
      <w:r>
        <w:rPr>
          <w:i/>
        </w:rPr>
        <w:t xml:space="preserve">et al. </w:t>
      </w:r>
      <w:r>
        <w:rPr/>
        <w:t xml:space="preserve">(2017) allows for weighting individual models based on their accuracy. In their study, some models had different assumptions about uncertainty and the dynamics of fishing effort, but all assumed the same population dynamics. A new super-ensemble method that includes models that also assume different population dynamics could be developed in the future based on our results. </w:t>
      </w:r>
      <w:ins w:id="195" w:author="Unknown Author" w:date="2018-10-03T09:48:00Z">
        <w:r>
          <w:rPr/>
          <w:t>It is important, however, that the behavior of th</w:t>
        </w:r>
      </w:ins>
      <w:ins w:id="196" w:author="Unknown Author" w:date="2018-10-03T09:49:00Z">
        <w:r>
          <w:rPr/>
          <w:t xml:space="preserve">e models in </w:t>
        </w:r>
      </w:ins>
      <w:ins w:id="197" w:author="Unknown Author" w:date="2018-10-03T09:49:00Z">
        <w:r>
          <w:rPr>
            <w:rFonts w:eastAsia="Times New Roman" w:cs="Times New Roman"/>
            <w:sz w:val="24"/>
            <w:szCs w:val="24"/>
            <w:lang w:val="en-US"/>
          </w:rPr>
          <w:t>the</w:t>
        </w:r>
      </w:ins>
      <w:ins w:id="198" w:author="Unknown Author" w:date="2018-10-03T09:49:00Z">
        <w:r>
          <w:rPr/>
          <w:t xml:space="preserve"> ensemble are well understood, </w:t>
        </w:r>
      </w:ins>
      <w:ins w:id="199" w:author="Unknown Author" w:date="2018-10-03T09:49:00Z">
        <w:r>
          <w:rPr>
            <w:rFonts w:eastAsia="Times New Roman" w:cs="Times New Roman"/>
            <w:sz w:val="24"/>
            <w:szCs w:val="24"/>
            <w:lang w:val="en-US"/>
          </w:rPr>
          <w:t>i.e.</w:t>
        </w:r>
      </w:ins>
      <w:ins w:id="200" w:author="Unknown Author" w:date="2018-10-03T09:49:00Z">
        <w:r>
          <w:rPr/>
          <w:t xml:space="preserve"> their bias, precision and convergence properties.   </w:t>
        </w:r>
      </w:ins>
      <w:r>
        <w:rPr/>
        <w:t xml:space="preserve">Combining estimates from different methods in a consistent reproducible manner may provide more stability in the advice for managers. </w:t>
      </w:r>
      <w:ins w:id="201" w:author="Unknown Author" w:date="2018-10-03T09:50:00Z">
        <w:r>
          <w:rPr/>
          <w:t xml:space="preserve">The best performing methods can </w:t>
        </w:r>
      </w:ins>
      <w:ins w:id="202" w:author="Unknown Author" w:date="2018-10-03T09:51:00Z">
        <w:r>
          <w:rPr/>
          <w:t xml:space="preserve">then be tested </w:t>
        </w:r>
      </w:ins>
      <w:del w:id="203" w:author="Unknown Author" w:date="2018-10-03T09:50:00Z">
        <w:r>
          <w:rPr/>
          <w:delText>Moreover, t</w:delText>
        </w:r>
      </w:del>
      <w:del w:id="204" w:author="Unknown Author" w:date="2018-10-03T09:51:00Z">
        <w:r>
          <w:rPr/>
          <w:delText>hese data-limited methods can be</w:delText>
        </w:r>
      </w:del>
      <w:r>
        <w:rPr/>
        <w:t xml:space="preserve"> us</w:t>
      </w:r>
      <w:del w:id="205" w:author="Unknown Author" w:date="2018-10-03T09:51:00Z">
        <w:r>
          <w:rPr/>
          <w:delText>ed</w:delText>
        </w:r>
      </w:del>
      <w:ins w:id="206" w:author="Unknown Author" w:date="2018-10-03T09:51:00Z">
        <w:r>
          <w:rPr/>
          <w:t xml:space="preserve">ing </w:t>
        </w:r>
      </w:ins>
      <w:del w:id="207" w:author="Unknown Author" w:date="2018-10-03T09:51:00Z">
        <w:r>
          <w:rPr/>
          <w:delText xml:space="preserve"> later in a</w:delText>
        </w:r>
      </w:del>
      <w:r>
        <w:rPr/>
        <w:t xml:space="preserve"> management strategy evaluation (MSE) </w:t>
      </w:r>
      <w:del w:id="208" w:author="Unknown Author" w:date="2018-10-03T09:51:00Z">
        <w:r>
          <w:rPr/>
          <w:delText>context</w:delText>
        </w:r>
      </w:del>
      <w:r>
        <w:rPr/>
        <w:t xml:space="preserve"> to specify </w:t>
      </w:r>
      <w:del w:id="209" w:author="Unknown Author" w:date="2018-10-03T09:52:00Z">
        <w:r>
          <w:rPr/>
          <w:delText>harvest control rules</w:delText>
        </w:r>
      </w:del>
      <w:ins w:id="210" w:author="Unknown Author" w:date="2018-10-03T09:52:00Z">
        <w:r>
          <w:rPr/>
          <w:t>Management Procedures</w:t>
        </w:r>
      </w:ins>
      <w:ins w:id="211" w:author="Unknown Author" w:date="2018-10-03T09:54:00Z">
        <w:r>
          <w:rPr/>
          <w:t xml:space="preserve"> (MPs)</w:t>
        </w:r>
      </w:ins>
      <w:r>
        <w:rPr/>
        <w:t xml:space="preserve"> that can help ensure</w:t>
      </w:r>
      <w:ins w:id="212" w:author="Unknown Author" w:date="2018-10-03T09:51:00Z">
        <w:r>
          <w:rPr/>
          <w:t xml:space="preserve"> </w:t>
        </w:r>
      </w:ins>
      <w:ins w:id="213" w:author="Unknown Author" w:date="2018-10-03T09:51:00Z">
        <w:r>
          <w:rPr/>
          <w:t xml:space="preserve">robust and </w:t>
        </w:r>
      </w:ins>
      <w:r>
        <w:rPr/>
        <w:t xml:space="preserve"> sustainable fisheries management</w:t>
      </w:r>
      <w:del w:id="214" w:author="Unknown Author" w:date="2018-10-03T09:52:00Z">
        <w:r>
          <w:rPr/>
          <w:delText xml:space="preserve"> </w:delText>
        </w:r>
      </w:del>
      <w:ins w:id="215" w:author="Unknown Author" w:date="2018-10-03T09:52:00Z">
        <w:r>
          <w:rPr/>
          <w:t xml:space="preserve">. </w:t>
        </w:r>
      </w:ins>
      <w:ins w:id="216" w:author="Unknown Author" w:date="2018-10-03T09:52:00Z">
        <w:r>
          <w:rPr/>
          <w:t xml:space="preserve">Where  a MP is the combination of pre-defined data, together with an algorithm to which such data are input to provide a value for a management control measure. The importance of considering assessment methods as part of a MP  is that a method that  provides biased estimates with high precision may be better for setting management regulations than a unbiased but imprecise estimator. Also if a method only provides estimates of exploitation level or MSY  then management controls may be different, </w:t>
        </w:r>
      </w:ins>
      <w:ins w:id="217" w:author="Unknown Author" w:date="2018-10-03T09:52:00Z">
        <w:r>
          <w:rPr>
            <w:rFonts w:eastAsia="Times New Roman" w:cs="Times New Roman"/>
            <w:sz w:val="24"/>
            <w:szCs w:val="24"/>
            <w:lang w:val="en-US"/>
          </w:rPr>
          <w:t>i.e.</w:t>
        </w:r>
      </w:ins>
      <w:ins w:id="218" w:author="Unknown Author" w:date="2018-10-03T09:52:00Z">
        <w:r>
          <w:rPr/>
          <w:t xml:space="preserve"> based on a total allowable catch (TAC) or effort. MSE also allows a broad range of uncertainty, since traditional stock assessment and advice based upon it, mainly considers measurement and process error when uncertainty about the actual dynamics has a larger impact on achieving management objectives (Punt, 2008) \citep{punt2008refocusing}.  </w:t>
        </w:r>
      </w:ins>
    </w:p>
    <w:p>
      <w:pPr>
        <w:pStyle w:val="Normal"/>
        <w:spacing w:lineRule="auto" w:line="480" w:before="240" w:after="0"/>
        <w:ind w:firstLine="720"/>
        <w:rPr/>
      </w:pPr>
      <w:ins w:id="219" w:author="Unknown Author" w:date="2018-10-03T09:52:00Z">
        <w:r>
          <w:rPr/>
        </w:r>
      </w:ins>
    </w:p>
    <w:p>
      <w:pPr>
        <w:pStyle w:val="Normal"/>
        <w:spacing w:lineRule="auto" w:line="480" w:before="240" w:after="0"/>
        <w:ind w:firstLine="720"/>
        <w:rPr/>
      </w:pPr>
      <w:ins w:id="220" w:author="Unknown Author" w:date="2018-10-03T09:52:00Z">
        <w:r>
          <w:rPr/>
          <w:t xml:space="preserve">(Carruthers </w:t>
        </w:r>
      </w:ins>
      <w:ins w:id="221" w:author="Unknown Author" w:date="2018-10-03T09:52:00Z">
        <w:r>
          <w:rPr>
            <w:i/>
          </w:rPr>
          <w:t>et al.</w:t>
        </w:r>
      </w:ins>
      <w:ins w:id="222" w:author="Unknown Author" w:date="2018-10-03T09:52:00Z">
        <w:r>
          <w:rPr/>
          <w:t xml:space="preserve"> 2014, 2016)</w:t>
        </w:r>
      </w:ins>
      <w:ins w:id="223" w:author="Unknown Author" w:date="2018-10-03T09:52:00Z">
        <w:r>
          <w:rPr/>
          <w:t xml:space="preserve"> considering, in addition to other uncertainty, model uncertainty. </w:t>
        </w:r>
      </w:ins>
      <w:r>
        <w:fldChar w:fldCharType="end"/>
      </w:r>
      <w:ins w:id="224" w:author="Unknown Author" w:date="2018-10-03T09:52:00Z">
        <w:r>
          <w:rPr/>
          <w:t xml:space="preserve">For example although </w:t>
        </w:r>
      </w:ins>
      <w:r>
        <w:fldChar w:fldCharType="begin"/>
      </w:r>
      <w:r>
        <w:instrText>ADDIN CSL_CITATION {"citationItems":[{"id":"ITEM-1","itemData":{"DOI":"10.1016/j.fishres.2013.12.014","ISBN":"0165-7836","ISSN":"01657836","abstract":"The majority of global fish stocks lack adequate data to evaluate stock status using conventional stock assessment methods. This poses a challenge for the sustainable management of these stocks. Recent requirements to set scientifically based catch limits in several countries, and growing consumer demand for sustainably managed fish have spurred an emerging field of methods for estimating overfishing thresholds and setting catch limits for stocks with limited data. Using a management strategy evaluation framework we quantified the performance of a number of data-limited methods. For most life-histories, we found that methods that made use of only historical catches often performed worse than maintaining current fishing levels. Only those methods that dynamically accounted for changes in abundance and/or depletion performed well at low stock sizes. Stock assessments that make use of historical catch and effort data did not necessarily out-perform simpler data-limited methods that made use of fewer data. There is a high value of additional information regarding stock depletion, historical fishing effort and current abundance when only catch data are available. We discuss the implications of our results for other data-limited methods and identify future research priorities. ?? 2013 The Authors.","author":[{"dropping-particle":"","family":"Carruthers","given":"Thomas R.","non-dropping-particle":"","parse-names":false,"suffix":""},{"dropping-particle":"","family":"Punt","given":"Andre E.","non-dropping-particle":"","parse-names":false,"suffix":""},{"dropping-particle":"","family":"Walters","given":"Carl J.","non-dropping-particle":"","parse-names":false,"suffix":""},{"dropping-particle":"","family":"MacCall","given":"Alec","non-dropping-particle":"","parse-names":false,"suffix":""},{"dropping-particle":"","family":"McAllister","given":"Murdoch K.","non-dropping-particle":"","parse-names":false,"suffix":""},{"dropping-particle":"","family":"Dick","given":"Edward J.","non-dropping-particle":"","parse-names":false,"suffix":""},{"dropping-particle":"","family":"Cope","given":"Jason","non-dropping-particle":"","parse-names":false,"suffix":""}],"container-title":"Fisheries Research","id":"ITEM-1","issued":{"date-parts":[["2014"]]},"page":"48-68","publisher":"Elsevier B.V.","title":"Evaluating methods for setting catch limits in data-limited fisheries","type":"article-journal","volume":"153"},"uris":["http://www.mendeley.com/documents/?uuid=137a599a-7be0-4bec-8aa0-a6eeea63154e"]}],"mendeley":{"formattedCitation":"(Carruthers &lt;i&gt;et al.&lt;/i&gt;, 2014)","manualFormatting":"(Carruthers et al. 2014, 2016)","plainTextFormattedCitation":"(Carruthers et al., 2014)","previouslyFormattedCitation":"(Carruthers &lt;i&gt;et al.&lt;/i&gt;, 2014)"},"properties":{"noteIndex":0},"schema":"https://github.com/citation-style-language/schema/raw/master/csl-citation.json"}</w:instrText>
      </w:r>
      <w:r>
        <w:fldChar w:fldCharType="separate"/>
      </w:r>
      <w:bookmarkStart w:id="64" w:name="__Fieldmark__1610_786546498"/>
      <w:r>
        <w:rPr/>
      </w:r>
      <w:del w:id="225" w:author="Unknown Author" w:date="2018-10-03T09:51:00Z">
        <w:r>
          <w:rPr/>
          <w:delText xml:space="preserve">(Carruthers </w:delText>
        </w:r>
      </w:del>
      <w:del w:id="226" w:author="Unknown Author" w:date="2018-10-03T09:51:00Z">
        <w:r>
          <w:rPr>
            <w:i/>
          </w:rPr>
          <w:delText>et al.</w:delText>
        </w:r>
      </w:del>
      <w:del w:id="227" w:author="Unknown Author" w:date="2018-10-03T09:51:00Z">
        <w:r>
          <w:rPr/>
          <w:delText xml:space="preserve"> 2014, 2016)</w:delText>
        </w:r>
      </w:del>
      <w:del w:id="228" w:author="Unknown Author" w:date="2018-10-03T09:51:00Z">
        <w:r>
          <w:rPr/>
          <w:delText xml:space="preserve"> considering, in addition to other uncertainty, model uncertainty.</w:delText>
        </w:r>
      </w:del>
      <w:r>
        <w:fldChar w:fldCharType="end"/>
      </w:r>
      <w:bookmarkEnd w:id="64"/>
      <w:r>
        <w:rPr/>
        <w:t xml:space="preserve">    </w:t>
      </w:r>
    </w:p>
    <w:p>
      <w:pPr>
        <w:pStyle w:val="Normal"/>
        <w:spacing w:lineRule="auto" w:line="480" w:before="240" w:after="0"/>
        <w:rPr>
          <w:b/>
          <w:b/>
        </w:rPr>
      </w:pPr>
      <w:r>
        <w:rPr>
          <w:b/>
          <w:i/>
        </w:rPr>
        <w:t>Acknowledgments</w:t>
      </w:r>
    </w:p>
    <w:p>
      <w:pPr>
        <w:pStyle w:val="Normal"/>
        <w:spacing w:lineRule="auto" w:line="480" w:before="240" w:after="0"/>
        <w:ind w:firstLine="720"/>
        <w:rPr/>
      </w:pPr>
      <w:r>
        <w:rPr/>
        <w:t xml:space="preserve">The Walton Family Foundation generously funded MP. LK was funded by the Irish exchequer and the European Maritime and Fisheries Fund (EMFF) under the MyDas project. In addition, we would like to acknowledge Merrill Rudd, Chantel Wetzel, Ian Taylor, Andrew Rosenberg, Sean Anderson, Chris Free and James Thorson for their help with SS, r4ss, and other packages and models used in this study.  </w:t>
      </w:r>
    </w:p>
    <w:p>
      <w:pPr>
        <w:pStyle w:val="Normal"/>
        <w:spacing w:lineRule="auto" w:line="480" w:before="240" w:after="0"/>
        <w:ind w:firstLine="720"/>
        <w:rPr>
          <w:bCs/>
          <w:iCs/>
          <w:smallCaps/>
        </w:rPr>
      </w:pPr>
      <w:r>
        <w:rPr>
          <w:bCs/>
          <w:iCs/>
          <w:smallCaps/>
        </w:rPr>
        <w:t xml:space="preserve">References </w:t>
      </w:r>
    </w:p>
    <w:p>
      <w:pPr>
        <w:pStyle w:val="Normal"/>
        <w:widowControl w:val="false"/>
        <w:spacing w:lineRule="auto" w:line="480" w:before="240" w:after="0"/>
        <w:ind w:left="480" w:hanging="480"/>
        <w:rPr/>
      </w:pPr>
      <w:r>
        <w:fldChar w:fldCharType="begin"/>
      </w:r>
      <w:r>
        <w:instrText>ADDIN Mendeley Bibliography CSL_BIBLIOGRAPHY</w:instrText>
      </w:r>
      <w:r>
        <w:fldChar w:fldCharType="separate"/>
      </w:r>
      <w:bookmarkStart w:id="65" w:name="__Fieldmark__1636_786546498"/>
      <w:r>
        <w:rPr/>
        <w:t xml:space="preserve">Anderson, S. C., Afflerbach, Jamie Cooper, A. B., Dickey-Collas, M., Jensen, O. P., Kleisner, K. M., Longo, C., Osio, G. C., </w:t>
      </w:r>
      <w:r>
        <w:rPr>
          <w:i/>
          <w:iCs/>
        </w:rPr>
        <w:t>et al.</w:t>
      </w:r>
      <w:r>
        <w:rPr/>
        <w:t xml:space="preserve"> 2016. datalimited: Stock Assessment Methods for Data-limited Fisheries. R package version 0.1.0. https://github.com/datalimited/datalimited.</w:t>
      </w:r>
      <w:bookmarkEnd w:id="65"/>
      <w:r>
        <w:rPr/>
      </w:r>
      <w:r>
        <w:fldChar w:fldCharType="end"/>
      </w:r>
    </w:p>
    <w:p>
      <w:pPr>
        <w:pStyle w:val="Normal"/>
        <w:widowControl w:val="false"/>
        <w:spacing w:lineRule="auto" w:line="480" w:before="240" w:after="0"/>
        <w:ind w:left="480" w:hanging="480"/>
        <w:rPr/>
      </w:pPr>
      <w:r>
        <w:rPr/>
        <w:t xml:space="preserve">Anderson, S. C., Cooper, A. B., Jensen, O. P., Minto, C., Thorson, J. T., Walsh, J. C., Afflerbach, J., </w:t>
      </w:r>
      <w:r>
        <w:rPr>
          <w:i/>
          <w:iCs/>
        </w:rPr>
        <w:t>et al.</w:t>
      </w:r>
      <w:r>
        <w:rPr/>
        <w:t xml:space="preserve"> 2017. Improving estimates of population status and trend with superensemble models. Fish and Fisheries, 18: 732–741.</w:t>
      </w:r>
    </w:p>
    <w:p>
      <w:pPr>
        <w:pStyle w:val="Normal"/>
        <w:widowControl w:val="false"/>
        <w:spacing w:lineRule="auto" w:line="480" w:before="240" w:after="0"/>
        <w:ind w:left="480" w:hanging="480"/>
        <w:rPr/>
      </w:pPr>
      <w:r>
        <w:rPr/>
        <w:t>Beverton, R. J. H., and Holt, S. J. 1957. On the Dynamics of Exploited Fish Populations. Fishery Investigations (Great Britain, Ministry of Agriculture, Fisheries, and Food), London. 536 pp.</w:t>
      </w:r>
    </w:p>
    <w:p>
      <w:pPr>
        <w:pStyle w:val="Normal"/>
        <w:widowControl w:val="false"/>
        <w:spacing w:lineRule="auto" w:line="480" w:before="240" w:after="0"/>
        <w:ind w:left="480" w:hanging="480"/>
        <w:rPr/>
      </w:pPr>
      <w:r>
        <w:rPr/>
        <w:t>Carruthers, T. R., Walters, C. J., and McAllister, M. K. 2012. Evaluating methods that classify fisheries stock status using only fisheries catch data. Fisheries Research, 119: 66–79.</w:t>
      </w:r>
    </w:p>
    <w:p>
      <w:pPr>
        <w:pStyle w:val="Normal"/>
        <w:widowControl w:val="false"/>
        <w:spacing w:lineRule="auto" w:line="480" w:before="240" w:after="0"/>
        <w:ind w:left="480" w:hanging="480"/>
        <w:rPr/>
      </w:pPr>
      <w:r>
        <w:rPr/>
        <w:t>Carruthers, T. R., Punt, A. E., Walters, C. J., MacCall, A., McAllister, M. K., Dick, E. J., and Cope, J. 2014. Evaluating methods for setting catch limits in data-limited fisheries. Fisheries Research, 153: 48–68. Elsevier B.V. http://dx.doi.org/10.1016/j.fishres.2013.12.014.</w:t>
      </w:r>
    </w:p>
    <w:p>
      <w:pPr>
        <w:pStyle w:val="Normal"/>
        <w:widowControl w:val="false"/>
        <w:spacing w:lineRule="auto" w:line="480" w:before="240" w:after="0"/>
        <w:ind w:left="480" w:hanging="480"/>
        <w:rPr/>
      </w:pPr>
      <w:r>
        <w:rPr/>
        <w:t xml:space="preserve">Carruthers, T. R., Kell, L. T., Butterworth, D. D. S., Maunder, M. N., Geromont, H. F., Walters, C., McAllister, M. K., </w:t>
      </w:r>
      <w:r>
        <w:rPr>
          <w:i/>
          <w:iCs/>
        </w:rPr>
        <w:t>et al.</w:t>
      </w:r>
      <w:r>
        <w:rPr/>
        <w:t xml:space="preserve"> 2016. Performance review of simple management procedures. ICES Journal of Marine Science, 73: 464–482.</w:t>
      </w:r>
    </w:p>
    <w:p>
      <w:pPr>
        <w:pStyle w:val="Normal"/>
        <w:widowControl w:val="false"/>
        <w:spacing w:lineRule="auto" w:line="480" w:before="240" w:after="0"/>
        <w:ind w:left="480" w:hanging="480"/>
        <w:rPr/>
      </w:pPr>
      <w:r>
        <w:rPr/>
        <w:t>Chrysafi, A., and Kuparinen, A. 2016. Assessing abundance of populations with limited data: Lessons learned from data-poor fisheries stock assessment. Environmental Reviews, 1: 1–44.</w:t>
      </w:r>
    </w:p>
    <w:p>
      <w:pPr>
        <w:pStyle w:val="Normal"/>
        <w:widowControl w:val="false"/>
        <w:spacing w:lineRule="auto" w:line="480" w:before="240" w:after="0"/>
        <w:ind w:left="480" w:hanging="480"/>
        <w:rPr/>
      </w:pPr>
      <w:r>
        <w:rPr/>
        <w:t>Cope, J. M. 2008. Issues and Advances in Data-Limited Stock Assessment: Experimentation through Simulation. Dissertation - Doctor of Philosophy degree: 1–235.</w:t>
      </w:r>
    </w:p>
    <w:p>
      <w:pPr>
        <w:pStyle w:val="Normal"/>
        <w:widowControl w:val="false"/>
        <w:spacing w:lineRule="auto" w:line="480" w:before="240" w:after="0"/>
        <w:ind w:left="480" w:hanging="480"/>
        <w:rPr/>
      </w:pPr>
      <w:r>
        <w:rPr/>
        <w:t>Cope, J. M. 2013. Implementing a statistical catch-at-age model (Stock Synthesis) as a tool for deriving overfishing limits in data-limited situations. Fisheries Research, 142: 3–14. Elsevier B.V. http://dx.doi.org/10.1016/j.fishres.2012.03.006.</w:t>
      </w:r>
    </w:p>
    <w:p>
      <w:pPr>
        <w:pStyle w:val="Normal"/>
        <w:widowControl w:val="false"/>
        <w:spacing w:lineRule="auto" w:line="480" w:before="240" w:after="0"/>
        <w:ind w:left="480" w:hanging="480"/>
        <w:rPr/>
      </w:pPr>
      <w:r>
        <w:rPr/>
        <w:t>Costello, C., Ovando, D., Hilborn, R., Gaines, S. D., Deschenes, O., and Lester, S. E. 2012. Status and solutions for the world’s unassessed fisheries. Science (New York, N.Y.), 338: 517–20. http://www.ncbi.nlm.nih.gov/pubmed/23019613 (Accessed 10 July 2014).</w:t>
      </w:r>
    </w:p>
    <w:p>
      <w:pPr>
        <w:pStyle w:val="Normal"/>
        <w:widowControl w:val="false"/>
        <w:spacing w:lineRule="auto" w:line="480" w:before="240" w:after="0"/>
        <w:ind w:left="480" w:hanging="480"/>
        <w:rPr/>
      </w:pPr>
      <w:r>
        <w:rPr/>
        <w:t>Crone, P. R., and Hill, K. T. 2015. Pacific mackerel (</w:t>
      </w:r>
      <w:r>
        <w:rPr>
          <w:i/>
          <w:iCs/>
        </w:rPr>
        <w:t>Scomber japonicus</w:t>
      </w:r>
      <w:r>
        <w:rPr/>
        <w:t>) stock assessment for USA management in the 2015-16 fishing year. Pacific Fishery Management Council, 7700 NE Ambassador Place, Suite 101, Portland, Oregon 97220, USA: 131.</w:t>
      </w:r>
    </w:p>
    <w:p>
      <w:pPr>
        <w:pStyle w:val="Normal"/>
        <w:widowControl w:val="false"/>
        <w:spacing w:lineRule="auto" w:line="480" w:before="240" w:after="0"/>
        <w:ind w:left="480" w:hanging="480"/>
        <w:rPr/>
      </w:pPr>
      <w:r>
        <w:rPr/>
        <w:t>Dick, E. J., and MacCall, A. D. 2011. Depletion-Based Stock Reduction Analysis: A catch-based method for determining sustainable yields for data-poor fish stocks. Fisheries Research, 110: 331–341. Elsevier B.V. http://dx.doi.org/10.1016/j.fishres.2011.05.007.</w:t>
      </w:r>
    </w:p>
    <w:p>
      <w:pPr>
        <w:pStyle w:val="Normal"/>
        <w:widowControl w:val="false"/>
        <w:spacing w:lineRule="auto" w:line="480" w:before="240" w:after="0"/>
        <w:ind w:left="480" w:hanging="480"/>
        <w:rPr/>
      </w:pPr>
      <w:r>
        <w:rPr/>
        <w:t>Dowling, N. A., Dichmont, C. M., Haddon, M., Smith, D. C., Smith, A. D. M., and Sainsbury, K. 2015. Empirical harvest strategies for data-poor fisheries: A review of the literature. Fisheries Research, 171: 141–153. Elsevier B.V. http://dx.doi.org/10.1016/j.fishres.2014.11.005.</w:t>
      </w:r>
    </w:p>
    <w:p>
      <w:pPr>
        <w:pStyle w:val="Normal"/>
        <w:widowControl w:val="false"/>
        <w:spacing w:lineRule="auto" w:line="480" w:before="240" w:after="0"/>
        <w:ind w:left="480" w:hanging="480"/>
        <w:rPr/>
      </w:pPr>
      <w:r>
        <w:rPr/>
        <w:t>Francis, C. 2012. Reply to ‘The reliability of estimates of natural mortality from stock assessment models’. Fisheries Research, 119–120: 133–134. Elsevier B.V. http://dx.doi.org/10.1016/j.fishres.2011.12.005.</w:t>
      </w:r>
    </w:p>
    <w:p>
      <w:pPr>
        <w:pStyle w:val="Normal"/>
        <w:widowControl w:val="false"/>
        <w:spacing w:lineRule="auto" w:line="480" w:before="240" w:after="0"/>
        <w:ind w:left="480" w:hanging="480"/>
        <w:rPr/>
      </w:pPr>
      <w:r>
        <w:rPr/>
        <w:t>Froese, R., Demirel, N., Coro, G., Kleisner, K. M., and Winker, H. 2017. Estimating fisheries reference points from catch and resilience. Fish and Fisheries, 18: 506–526.</w:t>
      </w:r>
    </w:p>
    <w:p>
      <w:pPr>
        <w:pStyle w:val="Normal"/>
        <w:widowControl w:val="false"/>
        <w:spacing w:lineRule="auto" w:line="480" w:before="240" w:after="0"/>
        <w:ind w:left="480" w:hanging="480"/>
        <w:rPr/>
      </w:pPr>
      <w:r>
        <w:rPr/>
        <w:t>Hordyk, A., Ono, K., Valencia, S., Loneragan, N., and Prince, J. 2015a. A novel length-based empirical estimation method of spawning potential ratio (SPR), and tests of its performance, for small-scale, data-poor fisheries, 72: 217–231.</w:t>
      </w:r>
    </w:p>
    <w:p>
      <w:pPr>
        <w:pStyle w:val="Normal"/>
        <w:widowControl w:val="false"/>
        <w:spacing w:lineRule="auto" w:line="480" w:before="240" w:after="0"/>
        <w:ind w:left="480" w:hanging="480"/>
        <w:rPr/>
      </w:pPr>
      <w:r>
        <w:rPr/>
        <w:t>Hordyk, A. R., Loneragan, N. R., and Prince, J. D. 2015b. An evaluation of an iterative harvest strategy for data-poor fisheries using the length-based spawning potential ratio assessment methodology. Fisheries Research, 171: 20–32. Elsevier B.V. http://dx.doi.org/10.1016/j.fishres.2014.12.018.</w:t>
      </w:r>
    </w:p>
    <w:p>
      <w:pPr>
        <w:pStyle w:val="Normal"/>
        <w:widowControl w:val="false"/>
        <w:spacing w:lineRule="auto" w:line="480" w:before="240" w:after="0"/>
        <w:ind w:left="480" w:hanging="480"/>
        <w:rPr/>
      </w:pPr>
      <w:r>
        <w:rPr/>
        <w:t>ICCAT. 2014. Report of the 2013 ICCAT North and South Atlantic Albacore stock assessment meeting. Collective Volume of Scientific Papers ICCAT, 70: 830–995.</w:t>
      </w:r>
    </w:p>
    <w:p>
      <w:pPr>
        <w:pStyle w:val="Normal"/>
        <w:widowControl w:val="false"/>
        <w:spacing w:lineRule="auto" w:line="480" w:before="240" w:after="0"/>
        <w:ind w:left="480" w:hanging="480"/>
        <w:rPr>
          <w:rFonts w:ascii="Times New Roman" w:hAnsi="Times New Roman" w:eastAsia="Times New Roman" w:cs="Times New Roman"/>
          <w:i w:val="false"/>
          <w:i w:val="false"/>
          <w:iCs w:val="false"/>
          <w:sz w:val="24"/>
          <w:szCs w:val="24"/>
          <w:lang w:val="en-US"/>
        </w:rPr>
      </w:pPr>
      <w:ins w:id="229" w:author="Unknown Author" w:date="2018-10-02T19:16:00Z">
        <w:r>
          <w:rPr>
            <w:rFonts w:eastAsia="Times New Roman" w:cs="Times New Roman"/>
            <w:b w:val="false"/>
            <w:i w:val="false"/>
            <w:iCs w:val="false"/>
            <w:caps w:val="false"/>
            <w:smallCaps w:val="false"/>
            <w:color w:val="222222"/>
            <w:spacing w:val="0"/>
            <w:sz w:val="24"/>
            <w:szCs w:val="24"/>
            <w:lang w:val="en-US"/>
          </w:rPr>
          <w:t>Kell, L.T., Kimoto, A. and Kitakado, T., 2016. Evaluation of the prediction skill of stock assessment using hindcasting. </w:t>
        </w:r>
      </w:ins>
      <w:ins w:id="230" w:author="Unknown Author" w:date="2018-10-02T19:16:00Z">
        <w:r>
          <w:rPr>
            <w:rFonts w:eastAsia="Times New Roman" w:cs="Times New Roman"/>
            <w:b w:val="false"/>
            <w:i w:val="false"/>
            <w:iCs w:val="false"/>
            <w:color w:val="222222"/>
            <w:spacing w:val="0"/>
            <w:sz w:val="24"/>
            <w:szCs w:val="24"/>
            <w:lang w:val="en-US"/>
          </w:rPr>
          <w:t>Fisheries research</w:t>
        </w:r>
      </w:ins>
      <w:ins w:id="231" w:author="Unknown Author" w:date="2018-10-02T19:16:00Z">
        <w:r>
          <w:rPr>
            <w:rFonts w:eastAsia="Times New Roman" w:cs="Times New Roman"/>
            <w:b w:val="false"/>
            <w:i w:val="false"/>
            <w:iCs w:val="false"/>
            <w:caps w:val="false"/>
            <w:smallCaps w:val="false"/>
            <w:color w:val="222222"/>
            <w:spacing w:val="0"/>
            <w:sz w:val="24"/>
            <w:szCs w:val="24"/>
            <w:lang w:val="en-US"/>
          </w:rPr>
          <w:t>, </w:t>
        </w:r>
      </w:ins>
      <w:ins w:id="232" w:author="Unknown Author" w:date="2018-10-02T19:16:00Z">
        <w:r>
          <w:rPr>
            <w:rFonts w:eastAsia="Times New Roman" w:cs="Times New Roman"/>
            <w:b w:val="false"/>
            <w:i w:val="false"/>
            <w:iCs w:val="false"/>
            <w:color w:val="222222"/>
            <w:spacing w:val="0"/>
            <w:sz w:val="24"/>
            <w:szCs w:val="24"/>
            <w:lang w:val="en-US"/>
          </w:rPr>
          <w:t>183</w:t>
        </w:r>
      </w:ins>
      <w:ins w:id="233" w:author="Unknown Author" w:date="2018-10-02T19:16:00Z">
        <w:r>
          <w:rPr>
            <w:rFonts w:eastAsia="Times New Roman" w:cs="Times New Roman"/>
            <w:b w:val="false"/>
            <w:i w:val="false"/>
            <w:iCs w:val="false"/>
            <w:caps w:val="false"/>
            <w:smallCaps w:val="false"/>
            <w:color w:val="222222"/>
            <w:spacing w:val="0"/>
            <w:sz w:val="24"/>
            <w:szCs w:val="24"/>
            <w:lang w:val="en-US"/>
          </w:rPr>
          <w:t>, pp.119-127.</w:t>
        </w:r>
      </w:ins>
    </w:p>
    <w:p>
      <w:pPr>
        <w:pStyle w:val="Normal"/>
        <w:widowControl w:val="false"/>
        <w:spacing w:lineRule="auto" w:line="480" w:before="240" w:after="0"/>
        <w:ind w:left="480" w:hanging="480"/>
        <w:rPr/>
      </w:pPr>
      <w:r>
        <w:rPr/>
        <w:t>Kimura, D. K., and Tagart, J. V. 1982. Stock Reduction Analysis, Another Solution to the Catch Equations. Canadian Journal of Fisheries and Aquatic Sciences, 39: 1467–1472. http://www.nrcresearchpress.com/doi/abs/10.1139/f82-198.</w:t>
      </w:r>
    </w:p>
    <w:p>
      <w:pPr>
        <w:pStyle w:val="Normal"/>
        <w:widowControl w:val="false"/>
        <w:spacing w:lineRule="auto" w:line="480" w:before="240" w:after="0"/>
        <w:ind w:left="480" w:hanging="480"/>
        <w:rPr/>
      </w:pPr>
      <w:r>
        <w:rPr/>
        <w:t>Kimura, D. K., Balsiger, J. W., and Ito, D. H. 1984. Generalized Stock Reduction Analysis. Canadian Journal of Fisheries and Aquatic Sciences, 41: 1325–1333. http://www.nrcresearchpress.com/doi/abs/10.1139/f84-162.</w:t>
      </w:r>
    </w:p>
    <w:p>
      <w:pPr>
        <w:pStyle w:val="Normal"/>
        <w:widowControl w:val="false"/>
        <w:spacing w:lineRule="auto" w:line="480" w:before="240" w:after="0"/>
        <w:ind w:left="480" w:hanging="480"/>
        <w:rPr/>
      </w:pPr>
      <w:r>
        <w:rPr/>
        <w:t>Martell, S., and Froese, R. 2013. A simple method for estimating MSY from catch and resilience. Fish and Fisheries, 14: 504–514. http://doi.wiley.com/10.1111/j.1467-2979.2012.00485.x (Accessed 2 March 2016).</w:t>
      </w:r>
    </w:p>
    <w:p>
      <w:pPr>
        <w:pStyle w:val="Normal"/>
        <w:widowControl w:val="false"/>
        <w:spacing w:lineRule="auto" w:line="480" w:before="240" w:after="0"/>
        <w:ind w:left="480" w:hanging="480"/>
        <w:rPr/>
      </w:pPr>
      <w:r>
        <w:rPr/>
        <w:t>Methot, R. D., and Wetzel, C. R. 2013. Stock synthesis: A biological and statistical framework for fish stock assessment and fishery management. Fisheries Research, 142: 86–99. Elsevier B.V. http://linkinghub.elsevier.com/retrieve/pii/S0165783612003293.</w:t>
      </w:r>
    </w:p>
    <w:p>
      <w:pPr>
        <w:pStyle w:val="Normal"/>
        <w:widowControl w:val="false"/>
        <w:spacing w:lineRule="auto" w:line="480" w:before="240" w:after="0"/>
        <w:ind w:left="480" w:hanging="480"/>
        <w:rPr/>
      </w:pPr>
      <w:r>
        <w:rPr/>
        <w:t>Methot, R. D., Wetzel, C. R., and Taylor, I. 2018. Stock Synthesis User Manual. V3.30.10: 1–186.</w:t>
      </w:r>
    </w:p>
    <w:p>
      <w:pPr>
        <w:pStyle w:val="Normal"/>
        <w:widowControl w:val="false"/>
        <w:spacing w:lineRule="auto" w:line="480" w:before="240" w:after="0"/>
        <w:ind w:left="480" w:hanging="480"/>
        <w:rPr/>
      </w:pPr>
      <w:r>
        <w:rPr>
          <w:rFonts w:ascii="Times New Roman" w:hAnsi="Times New Roman"/>
          <w:b w:val="false"/>
          <w:bCs w:val="false"/>
          <w:i w:val="false"/>
          <w:iCs w:val="false"/>
          <w:sz w:val="24"/>
          <w:szCs w:val="24"/>
          <w:rPrChange w:id="0" w:author="Unknown Author" w:date="2018-10-03T10:05:00Z"/>
        </w:rPr>
        <w:t xml:space="preserve">Nelson, G. A. 2017. fishmethods: Fishery Science Methods and Models in R. R package version 1.10-3.: </w:t>
      </w:r>
      <w:hyperlink r:id="rId4">
        <w:r>
          <w:rPr>
            <w:rStyle w:val="InternetLink"/>
            <w:rFonts w:ascii="Times New Roman" w:hAnsi="Times New Roman"/>
            <w:b w:val="false"/>
            <w:bCs w:val="false"/>
            <w:i w:val="false"/>
            <w:iCs w:val="false"/>
            <w:sz w:val="24"/>
            <w:szCs w:val="24"/>
            <w:rPrChange w:id="0" w:author="Unknown Author" w:date="2018-10-03T10:05:00Z"/>
          </w:rPr>
          <w:t>https://CRAN.R-project.org/package=fishmethods</w:t>
        </w:r>
      </w:hyperlink>
      <w:hyperlink r:id="rId5">
        <w:r>
          <w:rPr>
            <w:rFonts w:ascii="Times New Roman" w:hAnsi="Times New Roman"/>
            <w:b w:val="false"/>
            <w:bCs w:val="false"/>
            <w:i w:val="false"/>
            <w:iCs w:val="false"/>
            <w:sz w:val="24"/>
            <w:szCs w:val="24"/>
            <w:rPrChange w:id="0" w:author="Unknown Author" w:date="2018-10-03T10:05:00Z"/>
          </w:rPr>
          <w:t>.</w:t>
        </w:r>
      </w:hyperlink>
    </w:p>
    <w:p>
      <w:pPr>
        <w:pStyle w:val="Normal"/>
        <w:widowControl w:val="false"/>
        <w:spacing w:lineRule="auto" w:line="480" w:before="240" w:after="0"/>
        <w:ind w:left="480" w:hanging="480"/>
        <w:rPr>
          <w:rFonts w:ascii="Times New Roman" w:hAnsi="Times New Roman"/>
          <w:b w:val="false"/>
          <w:b w:val="false"/>
          <w:bCs w:val="false"/>
          <w:i w:val="false"/>
          <w:i w:val="false"/>
          <w:iCs w:val="false"/>
          <w:sz w:val="24"/>
          <w:szCs w:val="24"/>
        </w:rPr>
      </w:pPr>
      <w:ins w:id="237" w:author="Unknown Author" w:date="2018-10-03T10:04:00Z">
        <w:r>
          <w:rPr>
            <w:rFonts w:ascii="Times New Roman" w:hAnsi="Times New Roman"/>
            <w:b w:val="false"/>
            <w:bCs w:val="false"/>
            <w:i w:val="false"/>
            <w:iCs w:val="false"/>
            <w:caps w:val="false"/>
            <w:smallCaps w:val="false"/>
            <w:color w:val="222222"/>
            <w:spacing w:val="0"/>
            <w:sz w:val="24"/>
            <w:szCs w:val="24"/>
          </w:rPr>
          <w:t>Punt, A.E., 2008. Refocusing stock assessment in support of policy evaluation. </w:t>
        </w:r>
      </w:ins>
      <w:ins w:id="238" w:author="Unknown Author" w:date="2018-10-03T10:04:00Z">
        <w:r>
          <w:rPr>
            <w:rFonts w:ascii="Times New Roman" w:hAnsi="Times New Roman"/>
            <w:b w:val="false"/>
            <w:bCs w:val="false"/>
            <w:i w:val="false"/>
            <w:iCs w:val="false"/>
            <w:color w:val="222222"/>
            <w:spacing w:val="0"/>
            <w:sz w:val="24"/>
            <w:szCs w:val="24"/>
          </w:rPr>
          <w:t>Fisheries for Global Welfare and Environment</w:t>
        </w:r>
      </w:ins>
      <w:ins w:id="239" w:author="Unknown Author" w:date="2018-10-03T10:04:00Z">
        <w:r>
          <w:rPr>
            <w:rFonts w:ascii="Times New Roman" w:hAnsi="Times New Roman"/>
            <w:b w:val="false"/>
            <w:bCs w:val="false"/>
            <w:i w:val="false"/>
            <w:iCs w:val="false"/>
            <w:caps w:val="false"/>
            <w:smallCaps w:val="false"/>
            <w:color w:val="222222"/>
            <w:spacing w:val="0"/>
            <w:sz w:val="24"/>
            <w:szCs w:val="24"/>
          </w:rPr>
          <w:t>, pp.139-152.</w:t>
          <w:rPrChange w:id="0" w:author="Unknown Author" w:date="2018-10-03T10:05:00Z"/>
        </w:r>
      </w:ins>
    </w:p>
    <w:p>
      <w:pPr>
        <w:pStyle w:val="Normal"/>
        <w:widowControl w:val="false"/>
        <w:spacing w:lineRule="auto" w:line="480" w:before="240" w:after="0"/>
        <w:ind w:left="480" w:hanging="480"/>
        <w:rPr/>
      </w:pPr>
      <w:r>
        <w:rPr/>
        <w:t xml:space="preserve">Rosenberg, A. A., Kleisner, K. M., Afflerbach, J., Anderson, S. C., Dickey-Collas, M., Cooper, A. B., Fogarty, M. J., </w:t>
      </w:r>
      <w:r>
        <w:rPr>
          <w:i/>
          <w:iCs/>
        </w:rPr>
        <w:t>et al.</w:t>
      </w:r>
      <w:r>
        <w:rPr/>
        <w:t xml:space="preserve"> 2017. Applying a New Ensemble Approach to Estimating Stock Status of Marine Fisheries Around the World. Conservation Letters, 00: 1–9. http://doi.wiley.com/10.1111/conl.12363.</w:t>
      </w:r>
    </w:p>
    <w:p>
      <w:pPr>
        <w:pStyle w:val="Normal"/>
        <w:widowControl w:val="false"/>
        <w:spacing w:lineRule="auto" w:line="480" w:before="240" w:after="0"/>
        <w:ind w:left="480" w:hanging="480"/>
        <w:rPr/>
      </w:pPr>
      <w:r>
        <w:rPr/>
        <w:t>Rudd, M. B., and Thorson, J. T. 2018. Accounting for variable recruitment and fishing mortality in length-based stock assessments for data-limited fisheries. Canadian Journal of Fisheries and Aquatic Sciences, 75: 1019–1035.</w:t>
      </w:r>
    </w:p>
    <w:p>
      <w:pPr>
        <w:pStyle w:val="Normal"/>
        <w:widowControl w:val="false"/>
        <w:spacing w:lineRule="auto" w:line="480" w:before="240" w:after="0"/>
        <w:ind w:left="480" w:hanging="480"/>
        <w:rPr/>
      </w:pPr>
      <w:r>
        <w:rPr/>
        <w:t>Thorson, J. T., Cope, J. M., Branch, T. A., Jensen, O. P., and Walters, C. J. 2012. Spawning biomass reference points for exploited marine fishes, incorporating taxonomic and body size information. Canadian Journal of Fisheries and Aquatic Sciences, 69: 1556–1568. http://www.nrcresearchpress.com/doi/abs/10.1139/f2012-077.</w:t>
      </w:r>
    </w:p>
    <w:p>
      <w:pPr>
        <w:pStyle w:val="Normal"/>
        <w:widowControl w:val="false"/>
        <w:spacing w:lineRule="auto" w:line="480" w:before="240" w:after="0"/>
        <w:ind w:left="480" w:hanging="480"/>
        <w:rPr/>
      </w:pPr>
      <w:r>
        <w:rPr/>
        <w:t>Thorson, J. T., Minto, C., Minte-Vera, C. V., Kleisner, K. M., Longo, C., and Jacobson, L. 2013. A new role for effort dynamics in the theory of harvested populations and data-poor stock assessment. Canadian Journal of Fisheries and Aquatic Sciences, 70: 1829–1844. http://apps.webofknowledge.com.proxy.bib.uottawa.ca/full_record.do?product=WOS&amp;search_mode=CitingArticles&amp;qid=4&amp;SID=2A4pkoBXbeeUndmjzAG&amp;page=1&amp;doc=3.</w:t>
      </w:r>
    </w:p>
    <w:p>
      <w:pPr>
        <w:pStyle w:val="Normal"/>
        <w:widowControl w:val="false"/>
        <w:spacing w:lineRule="auto" w:line="480" w:before="240" w:after="0"/>
        <w:ind w:left="480" w:hanging="480"/>
        <w:rPr/>
      </w:pPr>
      <w:r>
        <w:rPr/>
        <w:t>Thorson, J. T., and Cope, J. M. 2015. Catch curve stock-reduction analysis: An alternative solution to the catch equations. Fisheries Research, 171: 33–41. Elsevier B.V. http://dx.doi.org/10.1016/j.fishres.2014.03.024.</w:t>
      </w:r>
    </w:p>
    <w:p>
      <w:pPr>
        <w:pStyle w:val="Normal"/>
        <w:widowControl w:val="false"/>
        <w:spacing w:lineRule="auto" w:line="480" w:before="240" w:after="0"/>
        <w:ind w:left="480" w:hanging="480"/>
        <w:rPr/>
      </w:pPr>
      <w:r>
        <w:rPr/>
        <w:t>Thorson, J. T., and Wetzel, C. 2015. The status of canary rockfish (Sebastes pinniger) in the California Current in 2015. Pacific Fishery Management Council: 22.</w:t>
      </w:r>
    </w:p>
    <w:p>
      <w:pPr>
        <w:pStyle w:val="Normal"/>
        <w:widowControl w:val="false"/>
        <w:spacing w:lineRule="auto" w:line="480" w:before="240" w:after="0"/>
        <w:ind w:left="480" w:hanging="480"/>
        <w:rPr/>
      </w:pPr>
      <w:r>
        <w:rPr/>
        <w:t>Walters, C. J., Martell, S. J. D., and Korman, J. 2006. A stochastic approach to stock reduction analysis. Canadian Journal of Fisheries and Aquatic Sciences, 63: 212–223. http://www.nrcresearchpress.com/doi/abs/10.1139/f05-213.</w:t>
      </w:r>
    </w:p>
    <w:p>
      <w:pPr>
        <w:pStyle w:val="Normal"/>
        <w:widowControl w:val="false"/>
        <w:spacing w:lineRule="auto" w:line="480" w:before="240" w:after="0"/>
        <w:ind w:left="480" w:hanging="480"/>
        <w:rPr/>
      </w:pPr>
      <w:r>
        <w:rPr/>
        <w:t>Wetzel, C. R., and Punt, A. E. 2011. Model performance for the determination of appropriate harvest levels in the case of data-poor stocks. Fisheries Research, 110: 342–355. Elsevier B.V. http://dx.doi.org/10.1016/j.fishres.2011.04.024.</w:t>
      </w:r>
    </w:p>
    <w:p>
      <w:pPr>
        <w:pStyle w:val="Normal"/>
        <w:widowControl w:val="false"/>
        <w:spacing w:lineRule="auto" w:line="480" w:before="240" w:after="0"/>
        <w:ind w:left="480" w:hanging="480"/>
        <w:rPr/>
      </w:pPr>
      <w:r>
        <w:rPr/>
        <w:t>Wetzel, C. R., and Punt, A. E. 2015. Evaluating the performance of data</w:t>
      </w:r>
      <w:bookmarkStart w:id="66" w:name="_GoBack"/>
      <w:bookmarkEnd w:id="66"/>
      <w:r>
        <w:rPr/>
        <w:t>-moderate and catch-only assessment methods for U.S. west coast groundfish. Fisheries Research, 171: 170–187. Elsevier B.V. http://dx.doi.org/10.1016/j.fishres.2015.06.005.</w:t>
      </w:r>
    </w:p>
    <w:p>
      <w:pPr>
        <w:pStyle w:val="Normal"/>
        <w:widowControl w:val="false"/>
        <w:spacing w:lineRule="auto" w:line="480" w:before="240" w:after="0"/>
        <w:ind w:left="480" w:hanging="480"/>
        <w:rPr/>
      </w:pPr>
      <w:r>
        <w:rPr/>
        <w:t>Zhou, S., Yin, S., Thorson, J. T., Smith, A. D. M., Fuller, M., and Walters, C. J. 2012. Linking fishing mortality reference points to life history traits: an empirical study. Canadian Journal of Fisheries and Aquatic Sciences, 69: 1292–1301. http://www.nrcresearchpress.com/doi/abs/10.1139/f2012-060.</w:t>
      </w:r>
    </w:p>
    <w:p>
      <w:pPr>
        <w:sectPr>
          <w:type w:val="nextPage"/>
          <w:pgSz w:w="12240" w:h="15840"/>
          <w:pgMar w:left="1440" w:right="1440" w:header="0" w:top="1440" w:footer="0" w:bottom="1440" w:gutter="0"/>
          <w:lnNumType w:countBy="1" w:restart="continuous"/>
          <w:pgNumType w:fmt="decimal"/>
          <w:formProt w:val="false"/>
          <w:textDirection w:val="lrTb"/>
        </w:sectPr>
      </w:pPr>
    </w:p>
    <w:p>
      <w:pPr>
        <w:pStyle w:val="Caption1"/>
        <w:jc w:val="left"/>
        <w:rPr>
          <w:color w:val="FF0000"/>
        </w:rPr>
      </w:pPr>
      <w:bookmarkStart w:id="67" w:name="_Toc516923582"/>
      <w:r>
        <w:rPr/>
        <w:t xml:space="preserve">Table 1. Life history information and priors for the three species used in the study. Notation: </w:t>
      </w:r>
      <w:r>
        <w:rPr>
          <w:i/>
        </w:rPr>
        <w:t xml:space="preserve">Lognormal </w:t>
      </w:r>
      <w:r>
        <w:rPr/>
        <w:t>(µ, σ</w:t>
      </w:r>
      <w:r>
        <w:rPr>
          <w:vertAlign w:val="superscript"/>
        </w:rPr>
        <w:t>2</w:t>
      </w:r>
      <w:r>
        <w:rPr/>
        <w:t xml:space="preserve">); Uniform </w:t>
      </w:r>
      <w:r>
        <w:rPr>
          <w:i/>
        </w:rPr>
        <w:t xml:space="preserve">U </w:t>
      </w:r>
      <w:r>
        <w:rPr/>
        <w:t xml:space="preserve">(a, b). Priors for </w:t>
      </w:r>
      <w:r>
        <w:rPr>
          <w:i/>
        </w:rPr>
        <w:t>K</w:t>
      </w:r>
      <w:r>
        <w:rPr/>
        <w:t xml:space="preserve"> were Uniform between the maximum catch in the time series and 50 times the maximum catch. * Generation length (GL) calculated by Stock Synthesis. ** For CMSY the depletion priors were Uniform centered in the true value </w:t>
      </w:r>
      <w:bookmarkEnd w:id="67"/>
      <w:r>
        <w:rPr/>
        <w:t xml:space="preserve">with a minimum of </w:t>
      </w:r>
      <w:r>
        <w:rPr>
          <w:i/>
        </w:rPr>
        <w:t>true - 0.1</w:t>
      </w:r>
      <w:r>
        <w:rPr/>
        <w:t xml:space="preserve"> and a maximum of </w:t>
      </w:r>
      <w:r>
        <w:rPr>
          <w:i/>
        </w:rPr>
        <w:t>true + 0.1</w:t>
      </w:r>
      <w:r>
        <w:rPr/>
        <w:t xml:space="preserve">.  </w:t>
      </w:r>
    </w:p>
    <w:p>
      <w:pPr>
        <w:sectPr>
          <w:type w:val="continuous"/>
          <w:pgSz w:w="12240" w:h="15840"/>
          <w:pgMar w:left="1440" w:right="1440" w:header="0" w:top="1440" w:footer="0" w:bottom="1440" w:gutter="0"/>
          <w:lnNumType w:countBy="1" w:restart="continuous"/>
          <w:formProt w:val="false"/>
          <w:textDirection w:val="lrTb"/>
          <w:docGrid w:type="default" w:linePitch="312" w:charSpace="4294961151"/>
        </w:sectPr>
      </w:pPr>
    </w:p>
    <w:tbl>
      <w:tblPr>
        <w:tblW w:w="12597"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 w:type="dxa"/>
          <w:left w:w="0" w:type="dxa"/>
          <w:bottom w:w="0" w:type="dxa"/>
          <w:right w:w="5" w:type="dxa"/>
        </w:tblCellMar>
        <w:tblLook w:val="0600" w:noVBand="1" w:noHBand="1" w:lastColumn="0" w:firstColumn="0" w:lastRow="0" w:firstRow="0"/>
      </w:tblPr>
      <w:tblGrid>
        <w:gridCol w:w="4240"/>
        <w:gridCol w:w="1327"/>
        <w:gridCol w:w="2343"/>
        <w:gridCol w:w="2343"/>
        <w:gridCol w:w="2344"/>
      </w:tblGrid>
      <w:tr>
        <w:trPr>
          <w:trHeight w:val="254" w:hRule="atLeast"/>
        </w:trPr>
        <w:tc>
          <w:tcPr>
            <w:tcW w:w="42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0" w:type="dxa"/>
            </w:tcMar>
            <w:vAlign w:val="bottom"/>
          </w:tcPr>
          <w:p>
            <w:pPr>
              <w:pStyle w:val="Normal"/>
              <w:textAlignment w:val="bottom"/>
              <w:rPr>
                <w:sz w:val="20"/>
                <w:szCs w:val="20"/>
                <w:lang w:eastAsia="es-AR"/>
              </w:rPr>
            </w:pPr>
            <w:r>
              <w:rPr>
                <w:color w:val="000000"/>
                <w:sz w:val="20"/>
                <w:szCs w:val="20"/>
                <w:lang w:eastAsia="es-AR"/>
              </w:rPr>
              <w:t> </w:t>
            </w:r>
            <w:r>
              <w:rPr>
                <w:b/>
                <w:bCs/>
                <w:color w:val="000000"/>
                <w:sz w:val="20"/>
                <w:szCs w:val="20"/>
                <w:lang w:eastAsia="es-AR"/>
              </w:rPr>
              <w:t>Operating model inputs</w:t>
            </w:r>
          </w:p>
        </w:tc>
        <w:tc>
          <w:tcPr>
            <w:tcW w:w="13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b/>
                <w:bCs/>
                <w:color w:val="000000"/>
                <w:sz w:val="20"/>
                <w:szCs w:val="20"/>
                <w:lang w:eastAsia="es-AR"/>
              </w:rPr>
              <w:t>Symbol</w:t>
            </w:r>
          </w:p>
        </w:tc>
        <w:tc>
          <w:tcPr>
            <w:tcW w:w="23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b/>
                <w:bCs/>
                <w:color w:val="000000"/>
                <w:sz w:val="20"/>
                <w:szCs w:val="20"/>
                <w:lang w:eastAsia="es-AR"/>
              </w:rPr>
              <w:t>Pacific Chub Mackerel</w:t>
            </w:r>
          </w:p>
        </w:tc>
        <w:tc>
          <w:tcPr>
            <w:tcW w:w="234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b/>
                <w:bCs/>
                <w:color w:val="000000"/>
                <w:sz w:val="20"/>
                <w:szCs w:val="20"/>
                <w:lang w:eastAsia="es-AR"/>
              </w:rPr>
              <w:t>Albacore tuna</w:t>
            </w:r>
          </w:p>
        </w:tc>
        <w:tc>
          <w:tcPr>
            <w:tcW w:w="234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b/>
                <w:bCs/>
                <w:color w:val="000000"/>
                <w:sz w:val="20"/>
                <w:szCs w:val="20"/>
                <w:lang w:eastAsia="es-AR"/>
              </w:rPr>
              <w:t>Canary Rockfish</w:t>
            </w:r>
          </w:p>
        </w:tc>
      </w:tr>
      <w:tr>
        <w:trPr>
          <w:trHeight w:val="254" w:hRule="atLeast"/>
        </w:trPr>
        <w:tc>
          <w:tcPr>
            <w:tcW w:w="4240"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textAlignment w:val="bottom"/>
              <w:rPr>
                <w:sz w:val="20"/>
                <w:szCs w:val="20"/>
                <w:lang w:eastAsia="es-AR"/>
              </w:rPr>
            </w:pPr>
            <w:r>
              <w:rPr>
                <w:color w:val="000000"/>
                <w:sz w:val="20"/>
                <w:szCs w:val="20"/>
                <w:lang w:eastAsia="es-AR"/>
              </w:rPr>
              <w:t>Maximum age</w:t>
            </w:r>
          </w:p>
        </w:tc>
        <w:tc>
          <w:tcPr>
            <w:tcW w:w="1327"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iCs/>
                <w:color w:val="000000"/>
                <w:sz w:val="20"/>
                <w:szCs w:val="20"/>
                <w:lang w:eastAsia="es-AR"/>
              </w:rPr>
              <w:t>Age</w:t>
            </w:r>
            <w:r>
              <w:rPr>
                <w:i/>
                <w:iCs/>
                <w:color w:val="000000"/>
                <w:sz w:val="20"/>
                <w:szCs w:val="20"/>
                <w:vertAlign w:val="subscript"/>
                <w:lang w:eastAsia="es-AR"/>
              </w:rPr>
              <w:t>max</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12</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15</w:t>
            </w:r>
          </w:p>
        </w:tc>
        <w:tc>
          <w:tcPr>
            <w:tcW w:w="2344"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64</w:t>
            </w:r>
          </w:p>
        </w:tc>
      </w:tr>
      <w:tr>
        <w:trPr>
          <w:trHeight w:val="254" w:hRule="atLeast"/>
        </w:trPr>
        <w:tc>
          <w:tcPr>
            <w:tcW w:w="4240"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textAlignment w:val="bottom"/>
              <w:rPr>
                <w:color w:val="000000"/>
                <w:sz w:val="20"/>
                <w:szCs w:val="20"/>
                <w:lang w:eastAsia="es-AR"/>
              </w:rPr>
            </w:pPr>
            <w:r>
              <w:rPr>
                <w:color w:val="000000"/>
                <w:sz w:val="20"/>
                <w:szCs w:val="20"/>
                <w:lang w:eastAsia="es-AR"/>
              </w:rPr>
              <w:t>Generation length (years) *</w:t>
            </w:r>
          </w:p>
        </w:tc>
        <w:tc>
          <w:tcPr>
            <w:tcW w:w="1327"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i/>
                <w:i/>
                <w:iCs/>
                <w:color w:val="000000"/>
                <w:sz w:val="20"/>
                <w:szCs w:val="20"/>
                <w:lang w:eastAsia="es-AR"/>
              </w:rPr>
            </w:pPr>
            <w:r>
              <w:rPr>
                <w:i/>
                <w:iCs/>
                <w:color w:val="000000"/>
                <w:sz w:val="20"/>
                <w:szCs w:val="20"/>
                <w:lang w:eastAsia="es-AR"/>
              </w:rPr>
              <w:t>GL</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color w:val="000000"/>
                <w:sz w:val="20"/>
                <w:szCs w:val="20"/>
                <w:lang w:eastAsia="es-AR"/>
              </w:rPr>
            </w:pPr>
            <w:r>
              <w:rPr>
                <w:color w:val="000000"/>
                <w:sz w:val="20"/>
                <w:szCs w:val="20"/>
                <w:lang w:eastAsia="es-AR"/>
              </w:rPr>
              <w:t>2</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color w:val="000000"/>
                <w:sz w:val="20"/>
                <w:szCs w:val="20"/>
                <w:lang w:eastAsia="es-AR"/>
              </w:rPr>
            </w:pPr>
            <w:r>
              <w:rPr>
                <w:color w:val="000000"/>
                <w:sz w:val="20"/>
                <w:szCs w:val="20"/>
                <w:lang w:eastAsia="es-AR"/>
              </w:rPr>
              <w:t>5</w:t>
            </w:r>
          </w:p>
        </w:tc>
        <w:tc>
          <w:tcPr>
            <w:tcW w:w="2344"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color w:val="000000"/>
                <w:sz w:val="20"/>
                <w:szCs w:val="20"/>
                <w:lang w:eastAsia="es-AR"/>
              </w:rPr>
            </w:pPr>
            <w:r>
              <w:rPr>
                <w:color w:val="000000"/>
                <w:sz w:val="20"/>
                <w:szCs w:val="20"/>
                <w:lang w:eastAsia="es-AR"/>
              </w:rPr>
              <w:t>16</w:t>
            </w:r>
          </w:p>
        </w:tc>
      </w:tr>
      <w:tr>
        <w:trPr>
          <w:trHeight w:val="254" w:hRule="atLeast"/>
        </w:trPr>
        <w:tc>
          <w:tcPr>
            <w:tcW w:w="4240"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textAlignment w:val="bottom"/>
              <w:rPr>
                <w:sz w:val="20"/>
                <w:szCs w:val="20"/>
                <w:lang w:eastAsia="es-AR"/>
              </w:rPr>
            </w:pPr>
            <w:r>
              <w:rPr>
                <w:color w:val="000000"/>
                <w:sz w:val="20"/>
                <w:szCs w:val="20"/>
                <w:lang w:eastAsia="es-AR"/>
              </w:rPr>
              <w:t>Length were 50% of the fish are mature (FL cm)</w:t>
            </w:r>
          </w:p>
        </w:tc>
        <w:tc>
          <w:tcPr>
            <w:tcW w:w="1327"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iCs/>
                <w:color w:val="000000"/>
                <w:sz w:val="20"/>
                <w:szCs w:val="20"/>
                <w:lang w:eastAsia="es-AR"/>
              </w:rPr>
              <w:t>L</w:t>
            </w:r>
            <w:r>
              <w:rPr>
                <w:i/>
                <w:iCs/>
                <w:color w:val="000000"/>
                <w:sz w:val="20"/>
                <w:szCs w:val="20"/>
                <w:vertAlign w:val="subscript"/>
                <w:lang w:eastAsia="es-AR"/>
              </w:rPr>
              <w:t>50</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29</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90</w:t>
            </w:r>
          </w:p>
        </w:tc>
        <w:tc>
          <w:tcPr>
            <w:tcW w:w="2344"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55</w:t>
            </w:r>
          </w:p>
        </w:tc>
      </w:tr>
      <w:tr>
        <w:trPr>
          <w:trHeight w:val="254" w:hRule="atLeast"/>
        </w:trPr>
        <w:tc>
          <w:tcPr>
            <w:tcW w:w="4240"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textAlignment w:val="bottom"/>
              <w:rPr>
                <w:sz w:val="20"/>
                <w:szCs w:val="20"/>
                <w:lang w:eastAsia="es-AR"/>
              </w:rPr>
            </w:pPr>
            <w:r>
              <w:rPr>
                <w:color w:val="000000"/>
                <w:sz w:val="20"/>
                <w:szCs w:val="20"/>
                <w:lang w:eastAsia="es-AR"/>
              </w:rPr>
              <w:t>Length were 95% of the fish are mature (FL cm)</w:t>
            </w:r>
          </w:p>
        </w:tc>
        <w:tc>
          <w:tcPr>
            <w:tcW w:w="1327"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iCs/>
                <w:color w:val="000000"/>
                <w:sz w:val="20"/>
                <w:szCs w:val="20"/>
                <w:lang w:eastAsia="es-AR"/>
              </w:rPr>
              <w:t>L</w:t>
            </w:r>
            <w:r>
              <w:rPr>
                <w:i/>
                <w:iCs/>
                <w:color w:val="000000"/>
                <w:sz w:val="20"/>
                <w:szCs w:val="20"/>
                <w:vertAlign w:val="subscript"/>
                <w:lang w:eastAsia="es-AR"/>
              </w:rPr>
              <w:t>95</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34</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100</w:t>
            </w:r>
          </w:p>
        </w:tc>
        <w:tc>
          <w:tcPr>
            <w:tcW w:w="2344"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57</w:t>
            </w:r>
          </w:p>
        </w:tc>
      </w:tr>
      <w:tr>
        <w:trPr>
          <w:trHeight w:val="254" w:hRule="atLeast"/>
        </w:trPr>
        <w:tc>
          <w:tcPr>
            <w:tcW w:w="4240"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textAlignment w:val="bottom"/>
              <w:rPr>
                <w:sz w:val="20"/>
                <w:szCs w:val="20"/>
                <w:lang w:eastAsia="es-AR"/>
              </w:rPr>
            </w:pPr>
            <w:r>
              <w:rPr>
                <w:color w:val="000000"/>
                <w:sz w:val="20"/>
                <w:szCs w:val="20"/>
                <w:lang w:eastAsia="es-AR"/>
              </w:rPr>
              <w:t xml:space="preserve">Length-weight scaling parameter </w:t>
            </w:r>
          </w:p>
        </w:tc>
        <w:tc>
          <w:tcPr>
            <w:tcW w:w="1327"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iCs/>
                <w:color w:val="000000"/>
                <w:sz w:val="20"/>
                <w:szCs w:val="20"/>
                <w:lang w:eastAsia="es-AR"/>
              </w:rPr>
              <w:t>a</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2.73x10</w:t>
            </w:r>
            <w:r>
              <w:rPr>
                <w:color w:val="000000"/>
                <w:sz w:val="20"/>
                <w:szCs w:val="20"/>
                <w:vertAlign w:val="superscript"/>
                <w:lang w:eastAsia="es-AR"/>
              </w:rPr>
              <w:t>-6</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1.34x10</w:t>
            </w:r>
            <w:r>
              <w:rPr>
                <w:color w:val="000000"/>
                <w:sz w:val="20"/>
                <w:szCs w:val="20"/>
                <w:vertAlign w:val="superscript"/>
                <w:lang w:eastAsia="es-AR"/>
              </w:rPr>
              <w:t>-5</w:t>
            </w:r>
          </w:p>
        </w:tc>
        <w:tc>
          <w:tcPr>
            <w:tcW w:w="2344"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1.80x10</w:t>
            </w:r>
            <w:r>
              <w:rPr>
                <w:color w:val="000000"/>
                <w:sz w:val="20"/>
                <w:szCs w:val="20"/>
                <w:vertAlign w:val="superscript"/>
                <w:lang w:eastAsia="es-AR"/>
              </w:rPr>
              <w:t>-5</w:t>
            </w:r>
          </w:p>
        </w:tc>
      </w:tr>
      <w:tr>
        <w:trPr>
          <w:trHeight w:val="254" w:hRule="atLeast"/>
        </w:trPr>
        <w:tc>
          <w:tcPr>
            <w:tcW w:w="4240"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textAlignment w:val="bottom"/>
              <w:rPr>
                <w:sz w:val="20"/>
                <w:szCs w:val="20"/>
                <w:lang w:eastAsia="es-AR"/>
              </w:rPr>
            </w:pPr>
            <w:r>
              <w:rPr>
                <w:color w:val="000000"/>
                <w:sz w:val="20"/>
                <w:szCs w:val="20"/>
                <w:lang w:eastAsia="es-AR"/>
              </w:rPr>
              <w:t>Length-weight allometric parameter</w:t>
            </w:r>
          </w:p>
        </w:tc>
        <w:tc>
          <w:tcPr>
            <w:tcW w:w="1327"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iCs/>
                <w:color w:val="000000"/>
                <w:sz w:val="20"/>
                <w:szCs w:val="20"/>
                <w:lang w:eastAsia="es-AR"/>
              </w:rPr>
              <w:t>b</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3.444</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3.107</w:t>
            </w:r>
          </w:p>
        </w:tc>
        <w:tc>
          <w:tcPr>
            <w:tcW w:w="2344"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3.094</w:t>
            </w:r>
          </w:p>
        </w:tc>
      </w:tr>
      <w:tr>
        <w:trPr>
          <w:trHeight w:val="254" w:hRule="atLeast"/>
        </w:trPr>
        <w:tc>
          <w:tcPr>
            <w:tcW w:w="4240"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textAlignment w:val="bottom"/>
              <w:rPr>
                <w:sz w:val="20"/>
                <w:szCs w:val="20"/>
                <w:lang w:eastAsia="es-AR"/>
              </w:rPr>
            </w:pPr>
            <w:r>
              <w:rPr>
                <w:color w:val="000000"/>
                <w:sz w:val="20"/>
                <w:szCs w:val="20"/>
                <w:lang w:eastAsia="es-AR"/>
              </w:rPr>
              <w:t>Von Bertalanffy Brody growth coefficient (1/years)</w:t>
            </w:r>
          </w:p>
        </w:tc>
        <w:tc>
          <w:tcPr>
            <w:tcW w:w="1327"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iCs/>
                <w:color w:val="000000"/>
                <w:sz w:val="20"/>
                <w:szCs w:val="20"/>
                <w:lang w:eastAsia="es-AR"/>
              </w:rPr>
              <w:t>k</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0.40</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0.21</w:t>
            </w:r>
          </w:p>
        </w:tc>
        <w:tc>
          <w:tcPr>
            <w:tcW w:w="2344"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0.14</w:t>
            </w:r>
          </w:p>
        </w:tc>
      </w:tr>
      <w:tr>
        <w:trPr>
          <w:trHeight w:val="254" w:hRule="atLeast"/>
        </w:trPr>
        <w:tc>
          <w:tcPr>
            <w:tcW w:w="4240"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textAlignment w:val="bottom"/>
              <w:rPr>
                <w:sz w:val="20"/>
                <w:szCs w:val="20"/>
                <w:lang w:eastAsia="es-AR"/>
              </w:rPr>
            </w:pPr>
            <w:r>
              <w:rPr>
                <w:color w:val="000000"/>
                <w:sz w:val="20"/>
                <w:szCs w:val="20"/>
                <w:lang w:eastAsia="es-AR"/>
              </w:rPr>
              <w:t>Von Bertalanffy asymptotic length (cm)</w:t>
            </w:r>
          </w:p>
        </w:tc>
        <w:tc>
          <w:tcPr>
            <w:tcW w:w="1327"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iCs/>
                <w:color w:val="000000"/>
                <w:sz w:val="20"/>
                <w:szCs w:val="20"/>
                <w:lang w:eastAsia="es-AR"/>
              </w:rPr>
              <w:t>L</w:t>
            </w:r>
            <w:r>
              <w:rPr>
                <w:i/>
                <w:iCs/>
                <w:color w:val="000000"/>
                <w:sz w:val="20"/>
                <w:szCs w:val="20"/>
                <w:vertAlign w:val="subscript"/>
                <w:lang w:eastAsia="es-AR"/>
              </w:rPr>
              <w:t>∞</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38.2</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122.2</w:t>
            </w:r>
          </w:p>
        </w:tc>
        <w:tc>
          <w:tcPr>
            <w:tcW w:w="2344"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60.0</w:t>
            </w:r>
          </w:p>
        </w:tc>
      </w:tr>
      <w:tr>
        <w:trPr>
          <w:trHeight w:val="254" w:hRule="atLeast"/>
        </w:trPr>
        <w:tc>
          <w:tcPr>
            <w:tcW w:w="4240"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textAlignment w:val="bottom"/>
              <w:rPr>
                <w:sz w:val="20"/>
                <w:szCs w:val="20"/>
                <w:lang w:eastAsia="es-AR"/>
              </w:rPr>
            </w:pPr>
            <w:r>
              <w:rPr>
                <w:color w:val="000000"/>
                <w:sz w:val="20"/>
                <w:szCs w:val="20"/>
                <w:lang w:eastAsia="es-AR"/>
              </w:rPr>
              <w:t xml:space="preserve">Theoretical age at length=0 </w:t>
            </w:r>
          </w:p>
        </w:tc>
        <w:tc>
          <w:tcPr>
            <w:tcW w:w="1327"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iCs/>
                <w:color w:val="000000"/>
                <w:sz w:val="20"/>
                <w:szCs w:val="20"/>
                <w:lang w:eastAsia="es-AR"/>
              </w:rPr>
              <w:t>t</w:t>
            </w:r>
            <w:r>
              <w:rPr>
                <w:i/>
                <w:iCs/>
                <w:color w:val="000000"/>
                <w:sz w:val="20"/>
                <w:szCs w:val="20"/>
                <w:vertAlign w:val="subscript"/>
                <w:lang w:eastAsia="es-AR"/>
              </w:rPr>
              <w:t>0</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-0.6</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-1.3</w:t>
            </w:r>
          </w:p>
        </w:tc>
        <w:tc>
          <w:tcPr>
            <w:tcW w:w="2344"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-1.9</w:t>
            </w:r>
          </w:p>
        </w:tc>
      </w:tr>
      <w:tr>
        <w:trPr>
          <w:trHeight w:val="254" w:hRule="atLeast"/>
        </w:trPr>
        <w:tc>
          <w:tcPr>
            <w:tcW w:w="4240"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textAlignment w:val="bottom"/>
              <w:rPr>
                <w:sz w:val="20"/>
                <w:szCs w:val="20"/>
                <w:lang w:eastAsia="es-AR"/>
              </w:rPr>
            </w:pPr>
            <w:r>
              <w:rPr>
                <w:color w:val="000000"/>
                <w:sz w:val="20"/>
                <w:szCs w:val="20"/>
                <w:lang w:eastAsia="es-AR"/>
              </w:rPr>
              <w:t xml:space="preserve">Coefficient of variation length at age for all ages </w:t>
            </w:r>
          </w:p>
        </w:tc>
        <w:tc>
          <w:tcPr>
            <w:tcW w:w="1327"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iCs/>
                <w:color w:val="000000"/>
                <w:sz w:val="20"/>
                <w:szCs w:val="20"/>
                <w:lang w:eastAsia="es-AR"/>
              </w:rPr>
              <w:t>CVL</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0.1</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0.1</w:t>
            </w:r>
          </w:p>
        </w:tc>
        <w:tc>
          <w:tcPr>
            <w:tcW w:w="2344"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0.1</w:t>
            </w:r>
          </w:p>
        </w:tc>
      </w:tr>
      <w:tr>
        <w:trPr>
          <w:trHeight w:val="254" w:hRule="atLeast"/>
        </w:trPr>
        <w:tc>
          <w:tcPr>
            <w:tcW w:w="4240"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textAlignment w:val="bottom"/>
              <w:rPr>
                <w:sz w:val="20"/>
                <w:szCs w:val="20"/>
                <w:lang w:eastAsia="es-AR"/>
              </w:rPr>
            </w:pPr>
            <w:r>
              <w:rPr>
                <w:color w:val="000000"/>
                <w:sz w:val="20"/>
                <w:szCs w:val="20"/>
                <w:lang w:eastAsia="es-AR"/>
              </w:rPr>
              <w:t>Natural mortality (1/years)</w:t>
            </w:r>
          </w:p>
        </w:tc>
        <w:tc>
          <w:tcPr>
            <w:tcW w:w="1327"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iCs/>
                <w:color w:val="000000"/>
                <w:sz w:val="20"/>
                <w:szCs w:val="20"/>
                <w:lang w:eastAsia="es-AR"/>
              </w:rPr>
              <w:t>M</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0.60</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0.30</w:t>
            </w:r>
          </w:p>
        </w:tc>
        <w:tc>
          <w:tcPr>
            <w:tcW w:w="2344"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0.05</w:t>
            </w:r>
          </w:p>
        </w:tc>
      </w:tr>
      <w:tr>
        <w:trPr>
          <w:trHeight w:val="254" w:hRule="atLeast"/>
        </w:trPr>
        <w:tc>
          <w:tcPr>
            <w:tcW w:w="4240"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textAlignment w:val="bottom"/>
              <w:rPr>
                <w:color w:val="000000"/>
                <w:sz w:val="20"/>
                <w:szCs w:val="20"/>
                <w:lang w:eastAsia="es-AR"/>
              </w:rPr>
            </w:pPr>
            <w:r>
              <w:rPr>
                <w:color w:val="000000"/>
                <w:sz w:val="20"/>
                <w:szCs w:val="20"/>
                <w:lang w:eastAsia="es-AR"/>
              </w:rPr>
              <w:t xml:space="preserve">Relationship between </w:t>
            </w:r>
            <w:r>
              <w:rPr>
                <w:i/>
                <w:color w:val="000000"/>
                <w:sz w:val="20"/>
                <w:szCs w:val="20"/>
                <w:lang w:eastAsia="es-AR"/>
              </w:rPr>
              <w:t>M</w:t>
            </w:r>
            <w:r>
              <w:rPr>
                <w:color w:val="000000"/>
                <w:sz w:val="20"/>
                <w:szCs w:val="20"/>
                <w:lang w:eastAsia="es-AR"/>
              </w:rPr>
              <w:t xml:space="preserve"> and </w:t>
            </w:r>
            <w:r>
              <w:rPr>
                <w:i/>
                <w:color w:val="000000"/>
                <w:sz w:val="20"/>
                <w:szCs w:val="20"/>
                <w:lang w:eastAsia="es-AR"/>
              </w:rPr>
              <w:t>k</w:t>
            </w:r>
          </w:p>
        </w:tc>
        <w:tc>
          <w:tcPr>
            <w:tcW w:w="1327"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i/>
                <w:i/>
                <w:iCs/>
                <w:color w:val="000000"/>
                <w:sz w:val="20"/>
                <w:szCs w:val="20"/>
                <w:lang w:eastAsia="es-AR"/>
              </w:rPr>
            </w:pPr>
            <w:r>
              <w:rPr>
                <w:i/>
                <w:iCs/>
                <w:color w:val="000000"/>
                <w:sz w:val="20"/>
                <w:szCs w:val="20"/>
                <w:lang w:eastAsia="es-AR"/>
              </w:rPr>
              <w:t>M/k</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color w:val="000000"/>
                <w:sz w:val="20"/>
                <w:szCs w:val="20"/>
                <w:lang w:eastAsia="es-AR"/>
              </w:rPr>
            </w:pPr>
            <w:r>
              <w:rPr>
                <w:color w:val="000000"/>
                <w:sz w:val="20"/>
                <w:szCs w:val="20"/>
                <w:lang w:eastAsia="es-AR"/>
              </w:rPr>
              <w:t>1.50</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color w:val="000000"/>
                <w:sz w:val="20"/>
                <w:szCs w:val="20"/>
                <w:lang w:eastAsia="es-AR"/>
              </w:rPr>
            </w:pPr>
            <w:r>
              <w:rPr>
                <w:color w:val="000000"/>
                <w:sz w:val="20"/>
                <w:szCs w:val="20"/>
                <w:lang w:eastAsia="es-AR"/>
              </w:rPr>
              <w:t>1.40</w:t>
            </w:r>
          </w:p>
        </w:tc>
        <w:tc>
          <w:tcPr>
            <w:tcW w:w="2344"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color w:val="000000"/>
                <w:sz w:val="20"/>
                <w:szCs w:val="20"/>
                <w:lang w:eastAsia="es-AR"/>
              </w:rPr>
            </w:pPr>
            <w:r>
              <w:rPr>
                <w:color w:val="000000"/>
                <w:sz w:val="20"/>
                <w:szCs w:val="20"/>
                <w:lang w:eastAsia="es-AR"/>
              </w:rPr>
              <w:t>0.35</w:t>
            </w:r>
          </w:p>
        </w:tc>
      </w:tr>
      <w:tr>
        <w:trPr>
          <w:trHeight w:val="254" w:hRule="atLeast"/>
        </w:trPr>
        <w:tc>
          <w:tcPr>
            <w:tcW w:w="4240"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textAlignment w:val="bottom"/>
              <w:rPr>
                <w:sz w:val="20"/>
                <w:szCs w:val="20"/>
                <w:lang w:eastAsia="es-AR"/>
              </w:rPr>
            </w:pPr>
            <w:r>
              <w:rPr>
                <w:color w:val="000000"/>
                <w:sz w:val="20"/>
                <w:szCs w:val="20"/>
                <w:lang w:eastAsia="es-AR"/>
              </w:rPr>
              <w:t>Steepness</w:t>
            </w:r>
          </w:p>
        </w:tc>
        <w:tc>
          <w:tcPr>
            <w:tcW w:w="1327"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iCs/>
                <w:color w:val="000000"/>
                <w:sz w:val="20"/>
                <w:szCs w:val="20"/>
                <w:lang w:eastAsia="es-AR"/>
              </w:rPr>
              <w:t>h</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0.5</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0.9</w:t>
            </w:r>
          </w:p>
        </w:tc>
        <w:tc>
          <w:tcPr>
            <w:tcW w:w="2344"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0.8</w:t>
            </w:r>
          </w:p>
        </w:tc>
      </w:tr>
      <w:tr>
        <w:trPr>
          <w:trHeight w:val="254" w:hRule="atLeast"/>
        </w:trPr>
        <w:tc>
          <w:tcPr>
            <w:tcW w:w="4240"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textAlignment w:val="bottom"/>
              <w:rPr>
                <w:sz w:val="20"/>
                <w:szCs w:val="20"/>
                <w:lang w:eastAsia="es-AR"/>
              </w:rPr>
            </w:pPr>
            <w:r>
              <w:rPr>
                <w:color w:val="000000"/>
                <w:sz w:val="20"/>
                <w:szCs w:val="20"/>
                <w:lang w:eastAsia="es-AR"/>
              </w:rPr>
              <w:t>Selectivity at 50% (cm)</w:t>
            </w:r>
          </w:p>
        </w:tc>
        <w:tc>
          <w:tcPr>
            <w:tcW w:w="1327"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iCs/>
                <w:color w:val="000000"/>
                <w:sz w:val="20"/>
                <w:szCs w:val="20"/>
                <w:lang w:eastAsia="es-AR"/>
              </w:rPr>
              <w:t>S</w:t>
            </w:r>
            <w:r>
              <w:rPr>
                <w:i/>
                <w:iCs/>
                <w:color w:val="000000"/>
                <w:sz w:val="20"/>
                <w:szCs w:val="20"/>
                <w:vertAlign w:val="subscript"/>
                <w:lang w:eastAsia="es-AR"/>
              </w:rPr>
              <w:t>50</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18</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78</w:t>
            </w:r>
          </w:p>
        </w:tc>
        <w:tc>
          <w:tcPr>
            <w:tcW w:w="2344"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42</w:t>
            </w:r>
          </w:p>
        </w:tc>
      </w:tr>
      <w:tr>
        <w:trPr>
          <w:trHeight w:val="254" w:hRule="atLeast"/>
        </w:trPr>
        <w:tc>
          <w:tcPr>
            <w:tcW w:w="4240"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textAlignment w:val="bottom"/>
              <w:rPr>
                <w:sz w:val="20"/>
                <w:szCs w:val="20"/>
                <w:lang w:eastAsia="es-AR"/>
              </w:rPr>
            </w:pPr>
            <w:r>
              <w:rPr>
                <w:color w:val="000000"/>
                <w:sz w:val="20"/>
                <w:szCs w:val="20"/>
                <w:lang w:eastAsia="es-AR"/>
              </w:rPr>
              <w:t>Selectivity at 95% (cm)</w:t>
            </w:r>
          </w:p>
        </w:tc>
        <w:tc>
          <w:tcPr>
            <w:tcW w:w="1327"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iCs/>
                <w:color w:val="000000"/>
                <w:sz w:val="20"/>
                <w:szCs w:val="20"/>
                <w:lang w:eastAsia="es-AR"/>
              </w:rPr>
              <w:t>S</w:t>
            </w:r>
            <w:r>
              <w:rPr>
                <w:i/>
                <w:iCs/>
                <w:color w:val="000000"/>
                <w:sz w:val="20"/>
                <w:szCs w:val="20"/>
                <w:vertAlign w:val="subscript"/>
                <w:lang w:eastAsia="es-AR"/>
              </w:rPr>
              <w:t>95</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25</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90</w:t>
            </w:r>
          </w:p>
        </w:tc>
        <w:tc>
          <w:tcPr>
            <w:tcW w:w="2344"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47</w:t>
            </w:r>
          </w:p>
        </w:tc>
      </w:tr>
      <w:tr>
        <w:trPr>
          <w:trHeight w:val="254" w:hRule="atLeast"/>
        </w:trPr>
        <w:tc>
          <w:tcPr>
            <w:tcW w:w="4240"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textAlignment w:val="bottom"/>
              <w:rPr>
                <w:sz w:val="20"/>
                <w:szCs w:val="20"/>
                <w:lang w:eastAsia="es-AR"/>
              </w:rPr>
            </w:pPr>
            <w:r>
              <w:rPr>
                <w:color w:val="000000"/>
                <w:sz w:val="20"/>
                <w:szCs w:val="20"/>
                <w:lang w:eastAsia="es-AR"/>
              </w:rPr>
              <w:t xml:space="preserve">Depletion </w:t>
            </w:r>
          </w:p>
        </w:tc>
        <w:tc>
          <w:tcPr>
            <w:tcW w:w="1327"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iCs/>
                <w:color w:val="000000"/>
                <w:sz w:val="20"/>
                <w:szCs w:val="20"/>
                <w:lang w:eastAsia="es-AR"/>
              </w:rPr>
              <w:t>XB</w:t>
            </w:r>
            <w:r>
              <w:rPr>
                <w:i/>
                <w:iCs/>
                <w:color w:val="000000"/>
                <w:sz w:val="20"/>
                <w:szCs w:val="20"/>
                <w:vertAlign w:val="subscript"/>
                <w:lang w:eastAsia="es-AR"/>
              </w:rPr>
              <w:t>0</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0.4</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0.4</w:t>
            </w:r>
          </w:p>
        </w:tc>
        <w:tc>
          <w:tcPr>
            <w:tcW w:w="2344"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0.4</w:t>
            </w:r>
          </w:p>
        </w:tc>
      </w:tr>
      <w:tr>
        <w:trPr>
          <w:trHeight w:val="254" w:hRule="atLeast"/>
        </w:trPr>
        <w:tc>
          <w:tcPr>
            <w:tcW w:w="4240"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textAlignment w:val="bottom"/>
              <w:rPr>
                <w:sz w:val="20"/>
                <w:szCs w:val="20"/>
                <w:lang w:eastAsia="es-AR"/>
              </w:rPr>
            </w:pPr>
            <w:r>
              <w:rPr>
                <w:color w:val="000000"/>
                <w:sz w:val="20"/>
                <w:szCs w:val="20"/>
                <w:lang w:eastAsia="es-AR"/>
              </w:rPr>
              <w:t>Survey or depletion standard error</w:t>
            </w:r>
          </w:p>
        </w:tc>
        <w:tc>
          <w:tcPr>
            <w:tcW w:w="1327"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iCs/>
                <w:color w:val="000000"/>
                <w:sz w:val="20"/>
                <w:szCs w:val="20"/>
                <w:lang w:eastAsia="es-AR"/>
              </w:rPr>
              <w:t>σ</w:t>
            </w:r>
            <w:r>
              <w:rPr>
                <w:i/>
                <w:iCs/>
                <w:color w:val="000000"/>
                <w:sz w:val="20"/>
                <w:szCs w:val="20"/>
                <w:vertAlign w:val="subscript"/>
                <w:lang w:eastAsia="es-AR"/>
              </w:rPr>
              <w:t>S</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0.01</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0.01</w:t>
            </w:r>
          </w:p>
        </w:tc>
        <w:tc>
          <w:tcPr>
            <w:tcW w:w="2344"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0.01</w:t>
            </w:r>
          </w:p>
        </w:tc>
      </w:tr>
      <w:tr>
        <w:trPr>
          <w:trHeight w:val="254" w:hRule="atLeast"/>
        </w:trPr>
        <w:tc>
          <w:tcPr>
            <w:tcW w:w="4240"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textAlignment w:val="bottom"/>
              <w:rPr>
                <w:sz w:val="20"/>
                <w:szCs w:val="20"/>
                <w:lang w:eastAsia="es-AR"/>
              </w:rPr>
            </w:pPr>
            <w:r>
              <w:rPr>
                <w:color w:val="000000"/>
                <w:sz w:val="20"/>
                <w:szCs w:val="20"/>
                <w:lang w:eastAsia="es-AR"/>
              </w:rPr>
              <w:t>Observation error in catch</w:t>
            </w:r>
          </w:p>
        </w:tc>
        <w:tc>
          <w:tcPr>
            <w:tcW w:w="1327"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iCs/>
                <w:color w:val="000000"/>
                <w:sz w:val="20"/>
                <w:szCs w:val="20"/>
                <w:lang w:eastAsia="es-AR"/>
              </w:rPr>
              <w:t>σ</w:t>
            </w:r>
            <w:r>
              <w:rPr>
                <w:i/>
                <w:iCs/>
                <w:color w:val="000000"/>
                <w:sz w:val="20"/>
                <w:szCs w:val="20"/>
                <w:vertAlign w:val="subscript"/>
                <w:lang w:eastAsia="es-AR"/>
              </w:rPr>
              <w:t>C</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0.1</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0.1</w:t>
            </w:r>
          </w:p>
        </w:tc>
        <w:tc>
          <w:tcPr>
            <w:tcW w:w="2344"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0.1</w:t>
            </w:r>
          </w:p>
        </w:tc>
      </w:tr>
      <w:tr>
        <w:trPr>
          <w:trHeight w:val="254" w:hRule="atLeast"/>
        </w:trPr>
        <w:tc>
          <w:tcPr>
            <w:tcW w:w="424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0" w:type="dxa"/>
            </w:tcMar>
            <w:vAlign w:val="bottom"/>
          </w:tcPr>
          <w:p>
            <w:pPr>
              <w:pStyle w:val="Normal"/>
              <w:textAlignment w:val="bottom"/>
              <w:rPr>
                <w:sz w:val="20"/>
                <w:szCs w:val="20"/>
                <w:lang w:eastAsia="es-AR"/>
              </w:rPr>
            </w:pPr>
            <w:r>
              <w:rPr>
                <w:color w:val="000000"/>
                <w:sz w:val="20"/>
                <w:szCs w:val="20"/>
                <w:lang w:eastAsia="es-AR"/>
              </w:rPr>
              <w:t>Recruitment variations</w:t>
            </w:r>
          </w:p>
        </w:tc>
        <w:tc>
          <w:tcPr>
            <w:tcW w:w="1327"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iCs/>
                <w:color w:val="000000"/>
                <w:sz w:val="20"/>
                <w:szCs w:val="20"/>
                <w:lang w:eastAsia="es-AR"/>
              </w:rPr>
              <w:t>σ</w:t>
            </w:r>
            <w:r>
              <w:rPr>
                <w:i/>
                <w:iCs/>
                <w:color w:val="000000"/>
                <w:sz w:val="20"/>
                <w:szCs w:val="20"/>
                <w:vertAlign w:val="subscript"/>
                <w:lang w:eastAsia="es-AR"/>
              </w:rPr>
              <w:t>R</w:t>
            </w:r>
          </w:p>
        </w:tc>
        <w:tc>
          <w:tcPr>
            <w:tcW w:w="2343"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0.3</w:t>
            </w:r>
          </w:p>
        </w:tc>
        <w:tc>
          <w:tcPr>
            <w:tcW w:w="2343"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0.4</w:t>
            </w:r>
          </w:p>
        </w:tc>
        <w:tc>
          <w:tcPr>
            <w:tcW w:w="234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color w:val="000000"/>
                <w:sz w:val="20"/>
                <w:szCs w:val="20"/>
                <w:lang w:eastAsia="es-AR"/>
              </w:rPr>
              <w:t>0.5</w:t>
            </w:r>
          </w:p>
        </w:tc>
      </w:tr>
      <w:tr>
        <w:trPr>
          <w:trHeight w:val="254" w:hRule="atLeast"/>
        </w:trPr>
        <w:tc>
          <w:tcPr>
            <w:tcW w:w="4240" w:type="dxa"/>
            <w:tcBorders>
              <w:top w:val="single" w:sz="4" w:space="0" w:color="00000A"/>
              <w:left w:val="single" w:sz="4" w:space="0" w:color="00000A"/>
              <w:right w:val="single" w:sz="4" w:space="0" w:color="00000A"/>
              <w:insideV w:val="single" w:sz="4" w:space="0" w:color="00000A"/>
            </w:tcBorders>
            <w:shd w:color="auto" w:fill="auto" w:val="clear"/>
            <w:tcMar>
              <w:left w:w="0" w:type="dxa"/>
            </w:tcMar>
            <w:vAlign w:val="bottom"/>
          </w:tcPr>
          <w:p>
            <w:pPr>
              <w:pStyle w:val="Normal"/>
              <w:textAlignment w:val="bottom"/>
              <w:rPr>
                <w:sz w:val="20"/>
                <w:szCs w:val="20"/>
                <w:lang w:eastAsia="es-AR"/>
              </w:rPr>
            </w:pPr>
            <w:r>
              <w:rPr>
                <w:b/>
                <w:bCs/>
                <w:color w:val="000000"/>
                <w:sz w:val="20"/>
                <w:szCs w:val="20"/>
                <w:lang w:eastAsia="es-AR"/>
              </w:rPr>
              <w:t>Estimation models prior distributions</w:t>
            </w:r>
          </w:p>
        </w:tc>
        <w:tc>
          <w:tcPr>
            <w:tcW w:w="1327" w:type="dxa"/>
            <w:tcBorders>
              <w:top w:val="single" w:sz="4" w:space="0" w:color="00000A"/>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sz w:val="20"/>
                <w:szCs w:val="20"/>
                <w:lang w:eastAsia="es-AR"/>
              </w:rPr>
            </w:r>
          </w:p>
        </w:tc>
        <w:tc>
          <w:tcPr>
            <w:tcW w:w="2343" w:type="dxa"/>
            <w:tcBorders>
              <w:top w:val="single" w:sz="4" w:space="0" w:color="00000A"/>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sz w:val="20"/>
                <w:szCs w:val="20"/>
                <w:lang w:eastAsia="es-AR"/>
              </w:rPr>
            </w:r>
          </w:p>
        </w:tc>
        <w:tc>
          <w:tcPr>
            <w:tcW w:w="2343" w:type="dxa"/>
            <w:tcBorders>
              <w:top w:val="single" w:sz="4" w:space="0" w:color="00000A"/>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sz w:val="20"/>
                <w:szCs w:val="20"/>
                <w:lang w:eastAsia="es-AR"/>
              </w:rPr>
            </w:r>
          </w:p>
        </w:tc>
        <w:tc>
          <w:tcPr>
            <w:tcW w:w="2344" w:type="dxa"/>
            <w:tcBorders>
              <w:top w:val="single" w:sz="4" w:space="0" w:color="00000A"/>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sz w:val="20"/>
                <w:szCs w:val="20"/>
                <w:lang w:eastAsia="es-AR"/>
              </w:rPr>
            </w:r>
          </w:p>
        </w:tc>
      </w:tr>
      <w:tr>
        <w:trPr>
          <w:trHeight w:val="254" w:hRule="atLeast"/>
        </w:trPr>
        <w:tc>
          <w:tcPr>
            <w:tcW w:w="4240"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textAlignment w:val="bottom"/>
              <w:rPr>
                <w:sz w:val="20"/>
                <w:szCs w:val="20"/>
                <w:lang w:eastAsia="es-AR"/>
              </w:rPr>
            </w:pPr>
            <w:r>
              <w:rPr>
                <w:color w:val="000000"/>
                <w:sz w:val="20"/>
                <w:szCs w:val="20"/>
                <w:lang w:eastAsia="es-AR"/>
              </w:rPr>
              <w:t>Depletion</w:t>
            </w:r>
          </w:p>
        </w:tc>
        <w:tc>
          <w:tcPr>
            <w:tcW w:w="1327"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iCs/>
                <w:color w:val="000000"/>
                <w:sz w:val="20"/>
                <w:szCs w:val="20"/>
                <w:lang w:eastAsia="es-AR"/>
              </w:rPr>
              <w:t>XB</w:t>
            </w:r>
            <w:r>
              <w:rPr>
                <w:i/>
                <w:iCs/>
                <w:color w:val="000000"/>
                <w:sz w:val="20"/>
                <w:szCs w:val="20"/>
                <w:vertAlign w:val="subscript"/>
                <w:lang w:eastAsia="es-AR"/>
              </w:rPr>
              <w:t>0</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color w:val="000000"/>
                <w:sz w:val="20"/>
                <w:szCs w:val="20"/>
                <w:lang w:eastAsia="es-AR"/>
              </w:rPr>
              <w:t>Lognormal</w:t>
            </w:r>
            <w:r>
              <w:rPr>
                <w:color w:val="000000"/>
                <w:sz w:val="20"/>
                <w:szCs w:val="20"/>
                <w:lang w:eastAsia="es-AR"/>
              </w:rPr>
              <w:t xml:space="preserve"> (true, 0.1) **</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color w:val="000000"/>
                <w:sz w:val="20"/>
                <w:szCs w:val="20"/>
                <w:lang w:eastAsia="es-AR"/>
              </w:rPr>
              <w:t xml:space="preserve">Lognormal </w:t>
            </w:r>
            <w:r>
              <w:rPr>
                <w:color w:val="000000"/>
                <w:sz w:val="20"/>
                <w:szCs w:val="20"/>
                <w:lang w:eastAsia="es-AR"/>
              </w:rPr>
              <w:t>(true, 0.1) **</w:t>
            </w:r>
          </w:p>
        </w:tc>
        <w:tc>
          <w:tcPr>
            <w:tcW w:w="2344"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color w:val="000000"/>
                <w:sz w:val="20"/>
                <w:szCs w:val="20"/>
                <w:lang w:eastAsia="es-AR"/>
              </w:rPr>
              <w:t xml:space="preserve">Lognormal </w:t>
            </w:r>
            <w:r>
              <w:rPr>
                <w:color w:val="000000"/>
                <w:sz w:val="20"/>
                <w:szCs w:val="20"/>
                <w:lang w:eastAsia="es-AR"/>
              </w:rPr>
              <w:t>(true, 0.1) **</w:t>
            </w:r>
          </w:p>
        </w:tc>
      </w:tr>
      <w:tr>
        <w:trPr>
          <w:trHeight w:val="254" w:hRule="atLeast"/>
        </w:trPr>
        <w:tc>
          <w:tcPr>
            <w:tcW w:w="4240"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textAlignment w:val="bottom"/>
              <w:rPr>
                <w:sz w:val="20"/>
                <w:szCs w:val="20"/>
                <w:lang w:eastAsia="es-AR"/>
              </w:rPr>
            </w:pPr>
            <w:r>
              <w:rPr>
                <w:color w:val="000000"/>
                <w:sz w:val="20"/>
                <w:szCs w:val="20"/>
                <w:lang w:eastAsia="es-AR"/>
              </w:rPr>
              <w:t>Carrying capacity</w:t>
            </w:r>
          </w:p>
        </w:tc>
        <w:tc>
          <w:tcPr>
            <w:tcW w:w="1327"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iCs/>
                <w:color w:val="000000"/>
                <w:sz w:val="20"/>
                <w:szCs w:val="20"/>
                <w:lang w:eastAsia="es-AR"/>
              </w:rPr>
              <w:t>K</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color w:val="000000"/>
                <w:sz w:val="20"/>
                <w:szCs w:val="20"/>
                <w:lang w:eastAsia="es-AR"/>
              </w:rPr>
              <w:t>U</w:t>
            </w:r>
            <w:r>
              <w:rPr>
                <w:color w:val="000000"/>
                <w:sz w:val="20"/>
                <w:szCs w:val="20"/>
                <w:lang w:eastAsia="es-AR"/>
              </w:rPr>
              <w:t xml:space="preserve"> (max(catch), max(catch)x50)</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color w:val="000000"/>
                <w:sz w:val="20"/>
                <w:szCs w:val="20"/>
                <w:lang w:eastAsia="es-AR"/>
              </w:rPr>
              <w:t>U</w:t>
            </w:r>
            <w:r>
              <w:rPr>
                <w:color w:val="000000"/>
                <w:sz w:val="20"/>
                <w:szCs w:val="20"/>
                <w:lang w:eastAsia="es-AR"/>
              </w:rPr>
              <w:t xml:space="preserve"> (max(catch), max(catch)x50)</w:t>
            </w:r>
          </w:p>
        </w:tc>
        <w:tc>
          <w:tcPr>
            <w:tcW w:w="2344"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color w:val="000000"/>
                <w:sz w:val="20"/>
                <w:szCs w:val="20"/>
                <w:lang w:eastAsia="es-AR"/>
              </w:rPr>
              <w:t>U</w:t>
            </w:r>
            <w:r>
              <w:rPr>
                <w:color w:val="000000"/>
                <w:sz w:val="20"/>
                <w:szCs w:val="20"/>
                <w:lang w:eastAsia="es-AR"/>
              </w:rPr>
              <w:t xml:space="preserve"> (max(catch), max(catch)x50)</w:t>
            </w:r>
          </w:p>
        </w:tc>
      </w:tr>
      <w:tr>
        <w:trPr>
          <w:trHeight w:val="254" w:hRule="atLeast"/>
        </w:trPr>
        <w:tc>
          <w:tcPr>
            <w:tcW w:w="4240"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textAlignment w:val="bottom"/>
              <w:rPr>
                <w:sz w:val="20"/>
                <w:szCs w:val="20"/>
                <w:lang w:eastAsia="es-AR"/>
              </w:rPr>
            </w:pPr>
            <w:r>
              <w:rPr>
                <w:color w:val="000000"/>
                <w:sz w:val="20"/>
                <w:szCs w:val="20"/>
                <w:lang w:eastAsia="es-AR"/>
              </w:rPr>
              <w:t xml:space="preserve">Population rate of increase </w:t>
            </w:r>
          </w:p>
        </w:tc>
        <w:tc>
          <w:tcPr>
            <w:tcW w:w="1327"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iCs/>
                <w:color w:val="000000"/>
                <w:sz w:val="20"/>
                <w:szCs w:val="20"/>
                <w:lang w:eastAsia="es-AR"/>
              </w:rPr>
              <w:t>r</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color w:val="000000"/>
                <w:sz w:val="20"/>
                <w:szCs w:val="20"/>
                <w:lang w:eastAsia="es-AR"/>
              </w:rPr>
              <w:t>U</w:t>
            </w:r>
            <w:r>
              <w:rPr>
                <w:color w:val="000000"/>
                <w:sz w:val="20"/>
                <w:szCs w:val="20"/>
                <w:lang w:eastAsia="es-AR"/>
              </w:rPr>
              <w:t xml:space="preserve"> (0.8, 1.2)</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color w:val="000000"/>
                <w:sz w:val="20"/>
                <w:szCs w:val="20"/>
                <w:lang w:eastAsia="es-AR"/>
              </w:rPr>
              <w:t>U</w:t>
            </w:r>
            <w:r>
              <w:rPr>
                <w:color w:val="000000"/>
                <w:sz w:val="20"/>
                <w:szCs w:val="20"/>
                <w:lang w:eastAsia="es-AR"/>
              </w:rPr>
              <w:t xml:space="preserve"> (0.2, 0.6)</w:t>
            </w:r>
          </w:p>
        </w:tc>
        <w:tc>
          <w:tcPr>
            <w:tcW w:w="2344"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color w:val="000000"/>
                <w:sz w:val="20"/>
                <w:szCs w:val="20"/>
                <w:lang w:eastAsia="es-AR"/>
              </w:rPr>
              <w:t>U</w:t>
            </w:r>
            <w:r>
              <w:rPr>
                <w:color w:val="000000"/>
                <w:sz w:val="20"/>
                <w:szCs w:val="20"/>
                <w:lang w:eastAsia="es-AR"/>
              </w:rPr>
              <w:t xml:space="preserve"> (0.05, 0.4)</w:t>
            </w:r>
          </w:p>
        </w:tc>
      </w:tr>
      <w:tr>
        <w:trPr>
          <w:trHeight w:val="254" w:hRule="atLeast"/>
        </w:trPr>
        <w:tc>
          <w:tcPr>
            <w:tcW w:w="4240"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textAlignment w:val="bottom"/>
              <w:rPr>
                <w:sz w:val="20"/>
                <w:szCs w:val="20"/>
                <w:lang w:eastAsia="es-AR"/>
              </w:rPr>
            </w:pPr>
            <w:r>
              <w:rPr>
                <w:color w:val="000000"/>
                <w:sz w:val="20"/>
                <w:szCs w:val="20"/>
                <w:lang w:eastAsia="es-AR"/>
              </w:rPr>
              <w:t>Vulnerability</w:t>
            </w:r>
          </w:p>
        </w:tc>
        <w:tc>
          <w:tcPr>
            <w:tcW w:w="1327"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iCs/>
                <w:color w:val="000000"/>
                <w:sz w:val="20"/>
                <w:szCs w:val="20"/>
                <w:lang w:eastAsia="es-AR"/>
              </w:rPr>
              <w:t>F</w:t>
            </w:r>
            <w:r>
              <w:rPr>
                <w:i/>
                <w:iCs/>
                <w:color w:val="000000"/>
                <w:sz w:val="20"/>
                <w:szCs w:val="20"/>
                <w:vertAlign w:val="subscript"/>
                <w:lang w:eastAsia="es-AR"/>
              </w:rPr>
              <w:t>MSY</w:t>
            </w:r>
            <w:r>
              <w:rPr>
                <w:i/>
                <w:iCs/>
                <w:color w:val="000000"/>
                <w:sz w:val="20"/>
                <w:szCs w:val="20"/>
                <w:lang w:eastAsia="es-AR"/>
              </w:rPr>
              <w:t>/M</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color w:val="000000"/>
                <w:sz w:val="20"/>
                <w:szCs w:val="20"/>
                <w:lang w:eastAsia="es-AR"/>
              </w:rPr>
              <w:t>U</w:t>
            </w:r>
            <w:r>
              <w:rPr>
                <w:color w:val="000000"/>
                <w:sz w:val="20"/>
                <w:szCs w:val="20"/>
                <w:lang w:eastAsia="es-AR"/>
              </w:rPr>
              <w:t xml:space="preserve"> (0, 2)</w:t>
            </w:r>
          </w:p>
        </w:tc>
        <w:tc>
          <w:tcPr>
            <w:tcW w:w="2343"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color w:val="000000"/>
                <w:sz w:val="20"/>
                <w:szCs w:val="20"/>
                <w:lang w:eastAsia="es-AR"/>
              </w:rPr>
              <w:t>U</w:t>
            </w:r>
            <w:r>
              <w:rPr>
                <w:color w:val="000000"/>
                <w:sz w:val="20"/>
                <w:szCs w:val="20"/>
                <w:lang w:eastAsia="es-AR"/>
              </w:rPr>
              <w:t xml:space="preserve"> (0, 2)</w:t>
            </w:r>
          </w:p>
        </w:tc>
        <w:tc>
          <w:tcPr>
            <w:tcW w:w="2344" w:type="dxa"/>
            <w:tcBorders>
              <w:left w:val="single" w:sz="4" w:space="0" w:color="00000A"/>
              <w:right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color w:val="000000"/>
                <w:sz w:val="20"/>
                <w:szCs w:val="20"/>
                <w:lang w:eastAsia="es-AR"/>
              </w:rPr>
              <w:t>U</w:t>
            </w:r>
            <w:r>
              <w:rPr>
                <w:color w:val="000000"/>
                <w:sz w:val="20"/>
                <w:szCs w:val="20"/>
                <w:lang w:eastAsia="es-AR"/>
              </w:rPr>
              <w:t xml:space="preserve"> (0, 2)</w:t>
            </w:r>
          </w:p>
        </w:tc>
      </w:tr>
      <w:tr>
        <w:trPr>
          <w:trHeight w:val="254" w:hRule="atLeast"/>
        </w:trPr>
        <w:tc>
          <w:tcPr>
            <w:tcW w:w="424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0" w:type="dxa"/>
            </w:tcMar>
            <w:vAlign w:val="bottom"/>
          </w:tcPr>
          <w:p>
            <w:pPr>
              <w:pStyle w:val="Normal"/>
              <w:textAlignment w:val="bottom"/>
              <w:rPr>
                <w:sz w:val="20"/>
                <w:szCs w:val="20"/>
                <w:lang w:eastAsia="es-AR"/>
              </w:rPr>
            </w:pPr>
            <w:r>
              <w:rPr>
                <w:color w:val="000000"/>
                <w:sz w:val="20"/>
                <w:szCs w:val="20"/>
                <w:lang w:eastAsia="es-AR"/>
              </w:rPr>
              <w:t xml:space="preserve">Compensation </w:t>
            </w:r>
          </w:p>
        </w:tc>
        <w:tc>
          <w:tcPr>
            <w:tcW w:w="1327"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iCs/>
                <w:color w:val="000000"/>
                <w:sz w:val="20"/>
                <w:szCs w:val="20"/>
                <w:lang w:eastAsia="es-AR"/>
              </w:rPr>
              <w:t>B</w:t>
            </w:r>
            <w:r>
              <w:rPr>
                <w:i/>
                <w:iCs/>
                <w:color w:val="000000"/>
                <w:sz w:val="20"/>
                <w:szCs w:val="20"/>
                <w:vertAlign w:val="subscript"/>
                <w:lang w:eastAsia="es-AR"/>
              </w:rPr>
              <w:t>MSY</w:t>
            </w:r>
            <w:r>
              <w:rPr>
                <w:i/>
                <w:iCs/>
                <w:color w:val="000000"/>
                <w:sz w:val="20"/>
                <w:szCs w:val="20"/>
                <w:lang w:eastAsia="es-AR"/>
              </w:rPr>
              <w:t>/B</w:t>
            </w:r>
            <w:r>
              <w:rPr>
                <w:i/>
                <w:iCs/>
                <w:color w:val="000000"/>
                <w:sz w:val="20"/>
                <w:szCs w:val="20"/>
                <w:vertAlign w:val="subscript"/>
                <w:lang w:eastAsia="es-AR"/>
              </w:rPr>
              <w:t>0</w:t>
            </w:r>
          </w:p>
        </w:tc>
        <w:tc>
          <w:tcPr>
            <w:tcW w:w="2343"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color w:val="000000"/>
                <w:sz w:val="20"/>
                <w:szCs w:val="20"/>
                <w:lang w:eastAsia="es-AR"/>
              </w:rPr>
              <w:t>U</w:t>
            </w:r>
            <w:r>
              <w:rPr>
                <w:color w:val="000000"/>
                <w:sz w:val="20"/>
                <w:szCs w:val="20"/>
                <w:lang w:eastAsia="es-AR"/>
              </w:rPr>
              <w:t xml:space="preserve"> (0, 1)</w:t>
            </w:r>
          </w:p>
        </w:tc>
        <w:tc>
          <w:tcPr>
            <w:tcW w:w="2343"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color w:val="000000"/>
                <w:sz w:val="20"/>
                <w:szCs w:val="20"/>
                <w:lang w:eastAsia="es-AR"/>
              </w:rPr>
              <w:t>U</w:t>
            </w:r>
            <w:r>
              <w:rPr>
                <w:color w:val="000000"/>
                <w:sz w:val="20"/>
                <w:szCs w:val="20"/>
                <w:lang w:eastAsia="es-AR"/>
              </w:rPr>
              <w:t xml:space="preserve"> (0, 1)</w:t>
            </w:r>
          </w:p>
        </w:tc>
        <w:tc>
          <w:tcPr>
            <w:tcW w:w="234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0" w:type="dxa"/>
            </w:tcMar>
            <w:vAlign w:val="bottom"/>
          </w:tcPr>
          <w:p>
            <w:pPr>
              <w:pStyle w:val="Normal"/>
              <w:jc w:val="center"/>
              <w:textAlignment w:val="bottom"/>
              <w:rPr>
                <w:sz w:val="20"/>
                <w:szCs w:val="20"/>
                <w:lang w:eastAsia="es-AR"/>
              </w:rPr>
            </w:pPr>
            <w:r>
              <w:rPr>
                <w:i/>
                <w:color w:val="000000"/>
                <w:sz w:val="20"/>
                <w:szCs w:val="20"/>
                <w:lang w:eastAsia="es-AR"/>
              </w:rPr>
              <w:t>U</w:t>
            </w:r>
            <w:r>
              <w:rPr>
                <w:color w:val="000000"/>
                <w:sz w:val="20"/>
                <w:szCs w:val="20"/>
                <w:lang w:eastAsia="es-AR"/>
              </w:rPr>
              <w:t xml:space="preserve"> (0, 1)</w:t>
            </w:r>
          </w:p>
        </w:tc>
      </w:tr>
    </w:tbl>
    <w:p>
      <w:pPr>
        <w:sectPr>
          <w:type w:val="continuous"/>
          <w:pgSz w:w="12240" w:h="15840"/>
          <w:pgMar w:left="1440" w:right="1440" w:header="0" w:top="1440" w:footer="0" w:bottom="1440" w:gutter="0"/>
          <w:lnNumType w:countBy="1" w:restart="continuous"/>
          <w:pgNumType w:fmt="decimal"/>
          <w:formProt w:val="false"/>
          <w:textDirection w:val="lrTb"/>
          <w:docGrid w:type="default" w:linePitch="312" w:charSpace="4294961151"/>
        </w:sectPr>
      </w:pPr>
    </w:p>
    <w:p>
      <w:pPr>
        <w:sectPr>
          <w:type w:val="nextPage"/>
          <w:pgSz w:w="11906" w:h="16838"/>
          <w:pgMar w:left="1440" w:right="1440" w:header="0" w:top="1440" w:footer="0" w:bottom="1440" w:gutter="0"/>
          <w:lnNumType w:countBy="1" w:restart="continuous"/>
          <w:pgNumType w:fmt="decimal"/>
          <w:formProt w:val="false"/>
          <w:textDirection w:val="lrTb"/>
          <w:docGrid w:type="default" w:linePitch="360" w:charSpace="4294961151"/>
        </w:sectPr>
        <w:pStyle w:val="Heading2"/>
        <w:numPr>
          <w:ilvl w:val="0"/>
          <w:numId w:val="0"/>
        </w:numPr>
        <w:spacing w:lineRule="auto" w:line="480"/>
        <w:rPr>
          <w:sz w:val="24"/>
        </w:rPr>
      </w:pPr>
      <w:bookmarkStart w:id="68" w:name="_Toc520727951"/>
      <w:bookmarkEnd w:id="68"/>
      <w:r>
        <w:rPr/>
        <w:t>Figures</w:t>
      </w:r>
    </w:p>
    <w:p>
      <w:pPr>
        <w:pStyle w:val="Normal"/>
        <w:spacing w:lineRule="auto" w:line="480"/>
        <w:rPr/>
      </w:pPr>
      <w:r>
        <w:rPr/>
        <w:t>Figure 1. Time series of catch, harvest rate (</w:t>
      </w:r>
      <w:r>
        <w:rPr>
          <w:i/>
        </w:rPr>
        <w:t>U</w:t>
      </w:r>
      <w:r>
        <w:rPr/>
        <w:t>), biomass (</w:t>
      </w:r>
      <w:r>
        <w:rPr>
          <w:i/>
        </w:rPr>
        <w:t>B</w:t>
      </w:r>
      <w:r>
        <w:rPr/>
        <w:t xml:space="preserve">) and spawning potential ratio (SPR) for each simulated Pacific Chub Mackerel population for the three harvest rate Scenarios tested. The color lines represent the median value for all runs. </w:t>
      </w:r>
    </w:p>
    <w:p>
      <w:pPr>
        <w:pStyle w:val="Normal"/>
        <w:spacing w:lineRule="auto" w:line="480"/>
        <w:rPr/>
      </w:pPr>
      <w:r>
        <w:rPr/>
      </w:r>
    </w:p>
    <w:p>
      <w:pPr>
        <w:pStyle w:val="Normal"/>
        <w:spacing w:lineRule="auto" w:line="480"/>
        <w:rPr/>
      </w:pPr>
      <w:r>
        <w:rPr/>
        <w:t>Figure 2. Time series of catch, harvest rate (</w:t>
      </w:r>
      <w:r>
        <w:rPr>
          <w:i/>
        </w:rPr>
        <w:t>U</w:t>
      </w:r>
      <w:r>
        <w:rPr/>
        <w:t>), biomass (</w:t>
      </w:r>
      <w:r>
        <w:rPr>
          <w:i/>
        </w:rPr>
        <w:t>B</w:t>
      </w:r>
      <w:r>
        <w:rPr/>
        <w:t xml:space="preserve">) and spawning potential ratio (SPR) for each simulated North Atlantic Albacore population for the three harvest rate Scenarios tested. The color lines represent the median value for all runs. </w:t>
      </w:r>
    </w:p>
    <w:p>
      <w:pPr>
        <w:pStyle w:val="Normal"/>
        <w:spacing w:lineRule="auto" w:line="480"/>
        <w:rPr/>
      </w:pPr>
      <w:r>
        <w:rPr/>
      </w:r>
    </w:p>
    <w:p>
      <w:pPr>
        <w:pStyle w:val="Normal"/>
        <w:spacing w:lineRule="auto" w:line="480"/>
        <w:rPr/>
      </w:pPr>
      <w:r>
        <w:rPr/>
        <w:t>Figure 3. Time series of catch, harvest rate (</w:t>
      </w:r>
      <w:r>
        <w:rPr>
          <w:i/>
        </w:rPr>
        <w:t>U</w:t>
      </w:r>
      <w:r>
        <w:rPr/>
        <w:t>), biomass (</w:t>
      </w:r>
      <w:r>
        <w:rPr>
          <w:i/>
        </w:rPr>
        <w:t>B</w:t>
      </w:r>
      <w:r>
        <w:rPr/>
        <w:t xml:space="preserve">) and spawning potential ratio (SPR) for each simulated Canary rockfish population for the three harvest rate Scenarios tested. The color lines represent the median value for all runs. </w:t>
      </w:r>
    </w:p>
    <w:p>
      <w:pPr>
        <w:pStyle w:val="Normal"/>
        <w:spacing w:lineRule="auto" w:line="480"/>
        <w:rPr/>
      </w:pPr>
      <w:r>
        <w:rPr/>
      </w:r>
    </w:p>
    <w:p>
      <w:pPr>
        <w:pStyle w:val="Normal"/>
        <w:spacing w:lineRule="auto" w:line="480"/>
        <w:rPr/>
      </w:pPr>
      <w:bookmarkStart w:id="69" w:name="_Toc520727980"/>
      <w:r>
        <w:rPr/>
        <w:t>Figure 4. Exploitation rate relative error for all the catch-based (light colors) and length-based (dark colors) models considered under the three harvest scenarios for the three species.  First row: Scenario 1 – ramp shape harvest rate. Second row: Scenario 2 – constant harvest rate. Third row: Scenario 3 – increasing harvest rate.</w:t>
      </w:r>
      <w:bookmarkEnd w:id="69"/>
      <w:r>
        <w:rPr/>
        <w:t xml:space="preserve"> </w:t>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drawing>
          <wp:inline distT="0" distB="635" distL="0" distR="0">
            <wp:extent cx="5943600" cy="693356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6"/>
                    <a:stretch>
                      <a:fillRect/>
                    </a:stretch>
                  </pic:blipFill>
                  <pic:spPr bwMode="auto">
                    <a:xfrm>
                      <a:off x="0" y="0"/>
                      <a:ext cx="5943600" cy="6933565"/>
                    </a:xfrm>
                    <a:prstGeom prst="rect">
                      <a:avLst/>
                    </a:prstGeom>
                  </pic:spPr>
                </pic:pic>
              </a:graphicData>
            </a:graphic>
          </wp:inline>
        </w:drawing>
      </w:r>
    </w:p>
    <w:p>
      <w:pPr>
        <w:pStyle w:val="Caption1"/>
        <w:rPr/>
      </w:pPr>
      <w:r>
        <w:rPr/>
        <w:t>Figure 1.</w:t>
      </w:r>
    </w:p>
    <w:p>
      <w:pPr>
        <w:pStyle w:val="Normal"/>
        <w:spacing w:lineRule="auto" w:line="480"/>
        <w:rPr/>
      </w:pPr>
      <w:r>
        <w:rPr/>
      </w:r>
    </w:p>
    <w:p>
      <w:pPr>
        <w:pStyle w:val="Normal"/>
        <w:spacing w:lineRule="auto" w:line="480"/>
        <w:rPr/>
      </w:pPr>
      <w:r>
        <w:rPr/>
      </w:r>
    </w:p>
    <w:p>
      <w:pPr>
        <w:pStyle w:val="Normal"/>
        <w:spacing w:lineRule="auto" w:line="480"/>
        <w:rPr/>
      </w:pPr>
      <w:r>
        <w:rPr/>
        <w:drawing>
          <wp:inline distT="0" distB="635" distL="0" distR="0">
            <wp:extent cx="5943600" cy="693356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7"/>
                    <a:stretch>
                      <a:fillRect/>
                    </a:stretch>
                  </pic:blipFill>
                  <pic:spPr bwMode="auto">
                    <a:xfrm>
                      <a:off x="0" y="0"/>
                      <a:ext cx="5943600" cy="6933565"/>
                    </a:xfrm>
                    <a:prstGeom prst="rect">
                      <a:avLst/>
                    </a:prstGeom>
                  </pic:spPr>
                </pic:pic>
              </a:graphicData>
            </a:graphic>
          </wp:inline>
        </w:drawing>
      </w:r>
    </w:p>
    <w:p>
      <w:pPr>
        <w:pStyle w:val="Caption1"/>
        <w:rPr/>
      </w:pPr>
      <w:r>
        <w:rPr/>
        <w:t xml:space="preserve">Figure 2. </w:t>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drawing>
          <wp:inline distT="0" distB="635" distL="0" distR="0">
            <wp:extent cx="5943600" cy="693356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8"/>
                    <a:stretch>
                      <a:fillRect/>
                    </a:stretch>
                  </pic:blipFill>
                  <pic:spPr bwMode="auto">
                    <a:xfrm>
                      <a:off x="0" y="0"/>
                      <a:ext cx="5943600" cy="6933565"/>
                    </a:xfrm>
                    <a:prstGeom prst="rect">
                      <a:avLst/>
                    </a:prstGeom>
                  </pic:spPr>
                </pic:pic>
              </a:graphicData>
            </a:graphic>
          </wp:inline>
        </w:drawing>
      </w:r>
    </w:p>
    <w:p>
      <w:pPr>
        <w:pStyle w:val="Caption1"/>
        <w:rPr/>
      </w:pPr>
      <w:r>
        <w:rPr/>
        <w:t>Figure 3.</w:t>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Caption1"/>
        <w:rPr/>
      </w:pPr>
      <w:r>
        <w:rPr/>
        <w:drawing>
          <wp:inline distT="0" distB="2540" distL="0" distR="2540">
            <wp:extent cx="5731510" cy="573151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9"/>
                    <a:stretch>
                      <a:fillRect/>
                    </a:stretch>
                  </pic:blipFill>
                  <pic:spPr bwMode="auto">
                    <a:xfrm>
                      <a:off x="0" y="0"/>
                      <a:ext cx="5731510" cy="5731510"/>
                    </a:xfrm>
                    <a:prstGeom prst="rect">
                      <a:avLst/>
                    </a:prstGeom>
                  </pic:spPr>
                </pic:pic>
              </a:graphicData>
            </a:graphic>
          </wp:inline>
        </w:drawing>
      </w:r>
      <w:r>
        <w:rPr/>
        <w:t xml:space="preserve">Figure 4. </w:t>
      </w:r>
    </w:p>
    <w:p>
      <w:pPr>
        <w:pStyle w:val="Normal"/>
        <w:spacing w:lineRule="auto" w:line="480"/>
        <w:rPr/>
      </w:pPr>
      <w:r>
        <w:rPr/>
      </w:r>
    </w:p>
    <w:p>
      <w:pPr>
        <w:pStyle w:val="Normal"/>
        <w:spacing w:lineRule="auto" w:line="480"/>
        <w:rPr/>
      </w:pPr>
      <w:r>
        <w:rPr/>
      </w:r>
    </w:p>
    <w:sectPr>
      <w:type w:val="nextPage"/>
      <w:pgSz w:w="12240" w:h="15840"/>
      <w:pgMar w:left="1440" w:right="1440" w:header="0" w:top="1440" w:footer="0" w:bottom="1440" w:gutter="0"/>
      <w:lnNumType w:countBy="1" w:restart="continuous"/>
      <w:pgNumType w:fmt="decimal"/>
      <w:formProt w:val="false"/>
      <w:textDirection w:val="lrTb"/>
      <w:docGrid w:type="default" w:linePitch="312"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18-10-03T09:38:56Z" w:initials="">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2"/>
          <w:u w:val="none"/>
          <w:vertAlign w:val="baseline"/>
          <w:em w:val="none"/>
          <w:lang w:val="en-US" w:eastAsia="en-US" w:bidi="ar-SA"/>
        </w:rPr>
        <w:t xml:space="preserve">Apologies for adding a comment, rather than making changes in the text, but was there a reason for non convergence? Were there some particular property of the data? could better starting conditions help, or maybe it always occurre when the OM F were low/high? Ie. there could be something about the non-converged runs that could be important. For example if you always got non-convergence when F&gt;FMSY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Courier New">
    <w:charset w:val="01"/>
    <w:family w:val="roman"/>
    <w:pitch w:val="variable"/>
  </w:font>
  <w:font w:name="Tahoma">
    <w:charset w:val="01"/>
    <w:family w:val="roman"/>
    <w:pitch w:val="variable"/>
  </w:font>
  <w:font w:name="Times New Roman Bold">
    <w:charset w:val="01"/>
    <w:family w:val="roman"/>
    <w:pitch w:val="variable"/>
  </w:font>
  <w:font w:name="Cambria">
    <w:charset w:val="01"/>
    <w:family w:val="roman"/>
    <w:pitch w:val="variable"/>
  </w:font>
  <w:font w:name="Consolas">
    <w:charset w:val="01"/>
    <w:family w:val="roman"/>
    <w:pitch w:val="variable"/>
  </w:font>
  <w:font w:name="TimesNewRoman">
    <w:charset w:val="01"/>
    <w:family w:val="roman"/>
    <w:pitch w:val="variable"/>
  </w:font>
  <w:font w:name="Helvetica-Bold">
    <w:charset w:val="01"/>
    <w:family w:val="roman"/>
    <w:pitch w:val="variable"/>
  </w:font>
  <w:font w:name="Times-Roman">
    <w:altName w:val="Times New Roman"/>
    <w:charset w:val="01"/>
    <w:family w:val="roman"/>
    <w:pitch w:val="variable"/>
  </w:font>
  <w:font w:name="Courier">
    <w:altName w:val="Courier New"/>
    <w:charset w:val="01"/>
    <w:family w:val="roman"/>
    <w:pitch w:val="variable"/>
  </w:font>
  <w:font w:name="Meridien-Roman">
    <w:charset w:val="01"/>
    <w:family w:val="roman"/>
    <w:pitch w:val="variable"/>
  </w:font>
  <w:font w:name="CongressSans">
    <w:charset w:val="01"/>
    <w:family w:val="roman"/>
    <w:pitch w:val="variable"/>
  </w:font>
  <w:font w:name="CongressSans-Light">
    <w:charset w:val="01"/>
    <w:family w:val="roman"/>
    <w:pitch w:val="variable"/>
  </w:font>
  <w:font w:name="CongressSans-LightItalic">
    <w:charset w:val="01"/>
    <w:family w:val="roman"/>
    <w:pitch w:val="variable"/>
  </w:font>
  <w:font w:name="Liberation Sans">
    <w:altName w:val="Arial"/>
    <w:charset w:val="01"/>
    <w:family w:val="swiss"/>
    <w:pitch w:val="variable"/>
  </w:font>
  <w:font w:name="Tms Rmn">
    <w:altName w:val="Times New Roman"/>
    <w:charset w:val="01"/>
    <w:family w:val="roman"/>
    <w:pitch w:val="variable"/>
  </w:font>
  <w:font w:name="Helvetica">
    <w:altName w:val="Arial"/>
    <w:charset w:val="01"/>
    <w:family w:val="roman"/>
    <w:pitch w:val="variable"/>
  </w:font>
  <w:font w:name="Calibri Light">
    <w:charset w:val="01"/>
    <w:family w:val="roman"/>
    <w:pitch w:val="variable"/>
  </w:font>
  <w:font w:name="BlissRegular">
    <w:charset w:val="01"/>
    <w:family w:val="roman"/>
    <w:pitch w:val="variable"/>
  </w:font>
  <w:font w:name="BlissMedium">
    <w:charset w:val="01"/>
    <w:family w:val="roman"/>
    <w:pitch w:val="variable"/>
  </w:font>
  <w:font w:name="BlissBold">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space"/>
      <w:lvlText w:val="Chapter %1."/>
      <w:lvlJc w:val="left"/>
      <w:pPr>
        <w:ind w:left="3312" w:hanging="2592"/>
      </w:pPr>
      <w:rPr>
        <w:smallCaps w:val="false"/>
        <w:caps w:val="false"/>
        <w:sz w:val="32"/>
        <w:i w:val="false"/>
        <w:b w:val="false"/>
        <w:szCs w:val="32"/>
      </w:rPr>
    </w:lvl>
    <w:lvl w:ilvl="1">
      <w:start w:val="1"/>
      <w:pStyle w:val="Heading2"/>
      <w:numFmt w:val="decimal"/>
      <w:lvlText w:val="%1.%2"/>
      <w:lvlJc w:val="left"/>
      <w:pPr>
        <w:tabs>
          <w:tab w:val="num" w:pos="1620"/>
        </w:tabs>
        <w:ind w:left="1620" w:hanging="720"/>
      </w:pPr>
      <w:rPr>
        <w:sz w:val="24"/>
        <w:i w:val="false"/>
        <w:b/>
        <w:szCs w:val="32"/>
        <w:rFonts w:cs="Times New Roman"/>
      </w:rPr>
    </w:lvl>
    <w:lvl w:ilvl="2">
      <w:start w:val="1"/>
      <w:pStyle w:val="Heading3"/>
      <w:numFmt w:val="decimal"/>
      <w:lvlText w:val="%1.%2.%3"/>
      <w:lvlJc w:val="left"/>
      <w:pPr>
        <w:tabs>
          <w:tab w:val="num" w:pos="3600"/>
        </w:tabs>
        <w:ind w:left="3600" w:hanging="2880"/>
      </w:pPr>
      <w:rPr>
        <w:sz w:val="24"/>
        <w:i w:val="false"/>
        <w:b w:val="false"/>
        <w:rFonts w:cs="Times New Roman"/>
      </w:rPr>
    </w:lvl>
    <w:lvl w:ilvl="3">
      <w:start w:val="1"/>
      <w:pStyle w:val="Heading4"/>
      <w:numFmt w:val="decimal"/>
      <w:lvlText w:val="%1.%2.%3.%4"/>
      <w:lvlJc w:val="left"/>
      <w:pPr>
        <w:tabs>
          <w:tab w:val="num" w:pos="3744"/>
        </w:tabs>
        <w:ind w:left="3744" w:hanging="864"/>
      </w:pPr>
    </w:lvl>
    <w:lvl w:ilvl="4">
      <w:start w:val="1"/>
      <w:pStyle w:val="Heading5"/>
      <w:numFmt w:val="decimal"/>
      <w:lvlText w:val="%1.%2.%3.%4.%5"/>
      <w:lvlJc w:val="left"/>
      <w:pPr>
        <w:tabs>
          <w:tab w:val="num" w:pos="3888"/>
        </w:tabs>
        <w:ind w:left="3888" w:hanging="1008"/>
      </w:pPr>
    </w:lvl>
    <w:lvl w:ilvl="5">
      <w:start w:val="1"/>
      <w:pStyle w:val="Heading6"/>
      <w:numFmt w:val="decimal"/>
      <w:lvlText w:val="%1.%2.%3.%4.%5.%6"/>
      <w:lvlJc w:val="left"/>
      <w:pPr>
        <w:tabs>
          <w:tab w:val="num" w:pos="4032"/>
        </w:tabs>
        <w:ind w:left="4032" w:hanging="1152"/>
      </w:pPr>
    </w:lvl>
    <w:lvl w:ilvl="6">
      <w:start w:val="1"/>
      <w:pStyle w:val="Heading7"/>
      <w:numFmt w:val="decimal"/>
      <w:lvlText w:val="%1.%2.%3.%4.%5.%6.%7"/>
      <w:lvlJc w:val="left"/>
      <w:pPr>
        <w:tabs>
          <w:tab w:val="num" w:pos="4176"/>
        </w:tabs>
        <w:ind w:left="4176" w:hanging="1296"/>
      </w:pPr>
    </w:lvl>
    <w:lvl w:ilvl="7">
      <w:start w:val="1"/>
      <w:pStyle w:val="Heading8"/>
      <w:numFmt w:val="decimal"/>
      <w:lvlText w:val="%1.%2.%3.%4.%5.%6.%7.%8"/>
      <w:lvlJc w:val="left"/>
      <w:pPr>
        <w:tabs>
          <w:tab w:val="num" w:pos="4320"/>
        </w:tabs>
        <w:ind w:left="4320" w:hanging="1440"/>
      </w:pPr>
    </w:lvl>
    <w:lvl w:ilvl="8">
      <w:start w:val="1"/>
      <w:pStyle w:val="Heading9"/>
      <w:numFmt w:val="decimal"/>
      <w:lvlText w:val="%1.%2.%3.%4.%5.%6.%7.%8.%9"/>
      <w:lvlJc w:val="left"/>
      <w:pPr>
        <w:tabs>
          <w:tab w:val="num" w:pos="4464"/>
        </w:tabs>
        <w:ind w:left="4464" w:hanging="1584"/>
      </w:pPr>
    </w:lvl>
  </w:abstractNum>
  <w:num w:numId="1">
    <w:abstractNumId w:val="1"/>
  </w:num>
</w:numbering>
</file>

<file path=word/settings.xml><?xml version="1.0" encoding="utf-8"?>
<w:settings xmlns:w="http://schemas.openxmlformats.org/wordprocessingml/2006/main">
  <w:zoom w:percent="130"/>
  <w:trackRevisions/>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AR"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0" w:semiHidden="1" w:unhideWhenUsed="1"/>
    <w:lsdException w:name="toc 6" w:uiPriority="0" w:semiHidden="1" w:unhideWhenUsed="1"/>
    <w:lsdException w:name="toc 7" w:uiPriority="0" w:semiHidden="1" w:unhideWhenUsed="1"/>
    <w:lsdException w:name="toc 8" w:uiPriority="0" w:semiHidden="1" w:unhideWhenUsed="1"/>
    <w:lsdException w:name="toc 9" w:uiPriority="0" w:semiHidden="1" w:unhideWhenUsed="1"/>
    <w:lsdException w:name="Normal Indent" w:semiHidden="1" w:unhideWhenUsed="1"/>
    <w:lsdException w:name="footnote text" w:uiPriority="0"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uiPriority="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iPriority="0"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uiPriority="0" w:semiHidden="1" w:unhideWhenUsed="1"/>
    <w:lsdException w:name="Body Text Indent 2" w:uiPriority="0" w:semiHidden="1" w:unhideWhenUsed="1"/>
    <w:lsdException w:name="Body Text Indent 3" w:uiPriority="0" w:semiHidden="1" w:unhideWhenUsed="1"/>
    <w:lsdException w:name="Block Text" w:semiHidden="1" w:unhideWhenUsed="1"/>
    <w:lsdException w:name="Hyperlink" w:semiHidden="1" w:unhideWhenUsed="1"/>
    <w:lsdException w:name="FollowedHyperlink" w:uiPriority="0" w:semiHidden="1" w:unhideWhenUsed="1"/>
    <w:lsdException w:name="Strong" w:uiPriority="22" w:qFormat="1"/>
    <w:lsdException w:name="Emphasis" w:uiPriority="20" w:qFormat="1"/>
    <w:lsdException w:name="Document Map" w:uiPriority="0"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uiPriority="0" w:semiHidden="1" w:unhideWhenUsed="1"/>
    <w:lsdException w:name="HTML Address" w:semiHidden="1" w:unhideWhenUsed="1"/>
    <w:lsdException w:name="HTML Cite" w:uiPriority="0" w:semiHidden="1" w:unhideWhenUsed="1"/>
    <w:lsdException w:name="HTML Code" w:uiPriority="0" w:semiHidden="1" w:unhideWhenUsed="1"/>
    <w:lsdException w:name="HTML Definition" w:uiPriority="0" w:semiHidden="1" w:unhideWhenUsed="1"/>
    <w:lsdException w:name="HTML Keyboard" w:uiPriority="0" w:semiHidden="1" w:unhideWhenUsed="1"/>
    <w:lsdException w:name="HTML Preformatted" w:semiHidden="1" w:unhideWhenUsed="1"/>
    <w:lsdException w:name="HTML Sample" w:uiPriority="0" w:semiHidden="1" w:unhideWhenUsed="1"/>
    <w:lsdException w:name="HTML Typewriter" w:uiPriority="0" w:semiHidden="1" w:unhideWhenUsed="1"/>
    <w:lsdException w:name="HTML Variable" w:uiPriority="0"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ba58a8"/>
    <w:pPr>
      <w:widowControl/>
      <w:bidi w:val="0"/>
      <w:spacing w:lineRule="auto" w:line="240" w:before="0" w:after="0"/>
      <w:jc w:val="left"/>
    </w:pPr>
    <w:rPr>
      <w:rFonts w:ascii="Times New Roman" w:hAnsi="Times New Roman" w:eastAsia="Times New Roman" w:cs="Times New Roman"/>
      <w:color w:val="auto"/>
      <w:sz w:val="24"/>
      <w:szCs w:val="24"/>
      <w:lang w:val="en-US" w:eastAsia="en-US" w:bidi="ar-SA"/>
    </w:rPr>
  </w:style>
  <w:style w:type="paragraph" w:styleId="Heading1">
    <w:name w:val="Heading 1"/>
    <w:basedOn w:val="Normal"/>
    <w:next w:val="Normal"/>
    <w:link w:val="Heading1Char"/>
    <w:uiPriority w:val="9"/>
    <w:qFormat/>
    <w:rsid w:val="00ba58a8"/>
    <w:pPr>
      <w:keepNext/>
      <w:numPr>
        <w:ilvl w:val="0"/>
        <w:numId w:val="1"/>
      </w:numPr>
      <w:spacing w:lineRule="auto" w:line="360" w:before="240" w:after="320"/>
      <w:outlineLvl w:val="0"/>
      <w:outlineLvl w:val="0"/>
    </w:pPr>
    <w:rPr>
      <w:bCs/>
      <w:caps/>
      <w:sz w:val="32"/>
      <w:szCs w:val="32"/>
    </w:rPr>
  </w:style>
  <w:style w:type="paragraph" w:styleId="Heading2">
    <w:name w:val="Heading 2"/>
    <w:basedOn w:val="Normal"/>
    <w:next w:val="Normal"/>
    <w:link w:val="Heading2Char"/>
    <w:qFormat/>
    <w:rsid w:val="00ba58a8"/>
    <w:pPr>
      <w:keepNext/>
      <w:numPr>
        <w:ilvl w:val="1"/>
        <w:numId w:val="1"/>
      </w:numPr>
      <w:spacing w:lineRule="auto" w:line="360" w:before="240" w:after="240"/>
      <w:outlineLvl w:val="1"/>
      <w:outlineLvl w:val="1"/>
    </w:pPr>
    <w:rPr>
      <w:rFonts w:cs="Arial"/>
      <w:bCs/>
      <w:iCs/>
      <w:smallCaps/>
      <w:sz w:val="28"/>
      <w:szCs w:val="28"/>
    </w:rPr>
  </w:style>
  <w:style w:type="paragraph" w:styleId="Heading3">
    <w:name w:val="Heading 3"/>
    <w:basedOn w:val="Normal"/>
    <w:next w:val="Normal"/>
    <w:link w:val="Heading3Char"/>
    <w:uiPriority w:val="9"/>
    <w:qFormat/>
    <w:rsid w:val="00ba58a8"/>
    <w:pPr>
      <w:keepNext/>
      <w:numPr>
        <w:ilvl w:val="2"/>
        <w:numId w:val="1"/>
      </w:numPr>
      <w:spacing w:lineRule="auto" w:line="360" w:before="240" w:after="240"/>
      <w:outlineLvl w:val="2"/>
      <w:outlineLvl w:val="2"/>
    </w:pPr>
    <w:rPr>
      <w:rFonts w:cs="Arial"/>
      <w:i/>
      <w:szCs w:val="26"/>
    </w:rPr>
  </w:style>
  <w:style w:type="paragraph" w:styleId="Heading4">
    <w:name w:val="Heading 4"/>
    <w:basedOn w:val="Normal"/>
    <w:next w:val="Normal"/>
    <w:link w:val="Heading4Char"/>
    <w:uiPriority w:val="9"/>
    <w:qFormat/>
    <w:rsid w:val="00ba58a8"/>
    <w:pPr>
      <w:keepNext/>
      <w:numPr>
        <w:ilvl w:val="3"/>
        <w:numId w:val="1"/>
      </w:numPr>
      <w:spacing w:lineRule="auto" w:line="360" w:before="240" w:after="60"/>
      <w:outlineLvl w:val="3"/>
      <w:outlineLvl w:val="3"/>
    </w:pPr>
    <w:rPr>
      <w:bCs/>
      <w:sz w:val="22"/>
      <w:szCs w:val="28"/>
    </w:rPr>
  </w:style>
  <w:style w:type="paragraph" w:styleId="Heading5">
    <w:name w:val="Heading 5"/>
    <w:basedOn w:val="Normal"/>
    <w:next w:val="Normal"/>
    <w:link w:val="Heading5Char"/>
    <w:qFormat/>
    <w:rsid w:val="00ba58a8"/>
    <w:pPr>
      <w:numPr>
        <w:ilvl w:val="4"/>
        <w:numId w:val="1"/>
      </w:numPr>
      <w:spacing w:before="240" w:after="60"/>
      <w:outlineLvl w:val="4"/>
      <w:outlineLvl w:val="4"/>
    </w:pPr>
    <w:rPr>
      <w:b/>
      <w:bCs/>
      <w:i/>
      <w:iCs/>
      <w:sz w:val="26"/>
      <w:szCs w:val="26"/>
    </w:rPr>
  </w:style>
  <w:style w:type="paragraph" w:styleId="Heading6">
    <w:name w:val="Heading 6"/>
    <w:basedOn w:val="Normal"/>
    <w:next w:val="Normal"/>
    <w:link w:val="Heading6Char"/>
    <w:qFormat/>
    <w:rsid w:val="00ba58a8"/>
    <w:pPr>
      <w:numPr>
        <w:ilvl w:val="5"/>
        <w:numId w:val="1"/>
      </w:numPr>
      <w:spacing w:before="240" w:after="60"/>
      <w:outlineLvl w:val="5"/>
      <w:outlineLvl w:val="5"/>
    </w:pPr>
    <w:rPr>
      <w:b/>
      <w:bCs/>
      <w:sz w:val="22"/>
      <w:szCs w:val="22"/>
    </w:rPr>
  </w:style>
  <w:style w:type="paragraph" w:styleId="Heading7">
    <w:name w:val="Heading 7"/>
    <w:basedOn w:val="Normal"/>
    <w:next w:val="Normal"/>
    <w:link w:val="Heading7Char"/>
    <w:qFormat/>
    <w:rsid w:val="00ba58a8"/>
    <w:pPr>
      <w:numPr>
        <w:ilvl w:val="6"/>
        <w:numId w:val="1"/>
      </w:numPr>
      <w:spacing w:before="240" w:after="60"/>
      <w:outlineLvl w:val="6"/>
      <w:outlineLvl w:val="6"/>
    </w:pPr>
    <w:rPr/>
  </w:style>
  <w:style w:type="paragraph" w:styleId="Heading8">
    <w:name w:val="Heading 8"/>
    <w:basedOn w:val="Normal"/>
    <w:next w:val="Normal"/>
    <w:link w:val="Heading8Char"/>
    <w:qFormat/>
    <w:rsid w:val="00ba58a8"/>
    <w:pPr>
      <w:numPr>
        <w:ilvl w:val="7"/>
        <w:numId w:val="1"/>
      </w:numPr>
      <w:spacing w:before="240" w:after="60"/>
      <w:outlineLvl w:val="7"/>
      <w:outlineLvl w:val="7"/>
    </w:pPr>
    <w:rPr>
      <w:i/>
      <w:iCs/>
    </w:rPr>
  </w:style>
  <w:style w:type="paragraph" w:styleId="Heading9">
    <w:name w:val="Heading 9"/>
    <w:basedOn w:val="Normal"/>
    <w:next w:val="Normal"/>
    <w:link w:val="Heading9Char"/>
    <w:qFormat/>
    <w:rsid w:val="00ba58a8"/>
    <w:pPr>
      <w:numPr>
        <w:ilvl w:val="8"/>
        <w:numId w:val="1"/>
      </w:numPr>
      <w:spacing w:before="240" w:after="60"/>
      <w:outlineLvl w:val="8"/>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ba58a8"/>
    <w:rPr>
      <w:rFonts w:ascii="Times New Roman" w:hAnsi="Times New Roman" w:eastAsia="Times New Roman" w:cs="Times New Roman"/>
      <w:bCs/>
      <w:caps/>
      <w:sz w:val="32"/>
      <w:szCs w:val="32"/>
      <w:lang w:val="en-US"/>
    </w:rPr>
  </w:style>
  <w:style w:type="character" w:styleId="Heading2Char" w:customStyle="1">
    <w:name w:val="Heading 2 Char"/>
    <w:basedOn w:val="DefaultParagraphFont"/>
    <w:link w:val="Heading2"/>
    <w:qFormat/>
    <w:rsid w:val="00ba58a8"/>
    <w:rPr>
      <w:rFonts w:ascii="Times New Roman" w:hAnsi="Times New Roman" w:eastAsia="Times New Roman" w:cs="Arial"/>
      <w:bCs/>
      <w:iCs/>
      <w:smallCaps/>
      <w:sz w:val="28"/>
      <w:szCs w:val="28"/>
      <w:lang w:val="en-US"/>
    </w:rPr>
  </w:style>
  <w:style w:type="character" w:styleId="Heading3Char" w:customStyle="1">
    <w:name w:val="Heading 3 Char"/>
    <w:basedOn w:val="DefaultParagraphFont"/>
    <w:link w:val="Heading3"/>
    <w:uiPriority w:val="9"/>
    <w:qFormat/>
    <w:rsid w:val="00ba58a8"/>
    <w:rPr>
      <w:rFonts w:ascii="Times New Roman" w:hAnsi="Times New Roman" w:eastAsia="Times New Roman" w:cs="Arial"/>
      <w:i/>
      <w:sz w:val="24"/>
      <w:szCs w:val="26"/>
      <w:lang w:val="en-US"/>
    </w:rPr>
  </w:style>
  <w:style w:type="character" w:styleId="Heading4Char" w:customStyle="1">
    <w:name w:val="Heading 4 Char"/>
    <w:basedOn w:val="DefaultParagraphFont"/>
    <w:link w:val="Heading4"/>
    <w:uiPriority w:val="9"/>
    <w:qFormat/>
    <w:rsid w:val="00ba58a8"/>
    <w:rPr>
      <w:rFonts w:ascii="Times New Roman" w:hAnsi="Times New Roman" w:eastAsia="Times New Roman" w:cs="Times New Roman"/>
      <w:bCs/>
      <w:szCs w:val="28"/>
      <w:lang w:val="en-US"/>
    </w:rPr>
  </w:style>
  <w:style w:type="character" w:styleId="Heading5Char" w:customStyle="1">
    <w:name w:val="Heading 5 Char"/>
    <w:basedOn w:val="DefaultParagraphFont"/>
    <w:link w:val="Heading5"/>
    <w:qFormat/>
    <w:rsid w:val="00ba58a8"/>
    <w:rPr>
      <w:rFonts w:ascii="Times New Roman" w:hAnsi="Times New Roman" w:eastAsia="Times New Roman" w:cs="Times New Roman"/>
      <w:b/>
      <w:bCs/>
      <w:i/>
      <w:iCs/>
      <w:sz w:val="26"/>
      <w:szCs w:val="26"/>
      <w:lang w:val="en-US"/>
    </w:rPr>
  </w:style>
  <w:style w:type="character" w:styleId="Heading6Char" w:customStyle="1">
    <w:name w:val="Heading 6 Char"/>
    <w:basedOn w:val="DefaultParagraphFont"/>
    <w:link w:val="Heading6"/>
    <w:qFormat/>
    <w:rsid w:val="00ba58a8"/>
    <w:rPr>
      <w:rFonts w:ascii="Times New Roman" w:hAnsi="Times New Roman" w:eastAsia="Times New Roman" w:cs="Times New Roman"/>
      <w:b/>
      <w:bCs/>
      <w:lang w:val="en-US"/>
    </w:rPr>
  </w:style>
  <w:style w:type="character" w:styleId="Heading7Char" w:customStyle="1">
    <w:name w:val="Heading 7 Char"/>
    <w:basedOn w:val="DefaultParagraphFont"/>
    <w:link w:val="Heading7"/>
    <w:qFormat/>
    <w:rsid w:val="00ba58a8"/>
    <w:rPr>
      <w:rFonts w:ascii="Times New Roman" w:hAnsi="Times New Roman" w:eastAsia="Times New Roman" w:cs="Times New Roman"/>
      <w:sz w:val="24"/>
      <w:szCs w:val="24"/>
      <w:lang w:val="en-US"/>
    </w:rPr>
  </w:style>
  <w:style w:type="character" w:styleId="Heading8Char" w:customStyle="1">
    <w:name w:val="Heading 8 Char"/>
    <w:basedOn w:val="DefaultParagraphFont"/>
    <w:link w:val="Heading8"/>
    <w:qFormat/>
    <w:rsid w:val="00ba58a8"/>
    <w:rPr>
      <w:rFonts w:ascii="Times New Roman" w:hAnsi="Times New Roman" w:eastAsia="Times New Roman" w:cs="Times New Roman"/>
      <w:i/>
      <w:iCs/>
      <w:sz w:val="24"/>
      <w:szCs w:val="24"/>
      <w:lang w:val="en-US"/>
    </w:rPr>
  </w:style>
  <w:style w:type="character" w:styleId="Heading9Char" w:customStyle="1">
    <w:name w:val="Heading 9 Char"/>
    <w:basedOn w:val="DefaultParagraphFont"/>
    <w:link w:val="Heading9"/>
    <w:qFormat/>
    <w:rsid w:val="00ba58a8"/>
    <w:rPr>
      <w:rFonts w:ascii="Arial" w:hAnsi="Arial" w:eastAsia="Times New Roman" w:cs="Arial"/>
      <w:lang w:val="en-US"/>
    </w:rPr>
  </w:style>
  <w:style w:type="character" w:styleId="BodyTextChar" w:customStyle="1">
    <w:name w:val="Body Text Char"/>
    <w:basedOn w:val="DefaultParagraphFont"/>
    <w:link w:val="BodyText"/>
    <w:qFormat/>
    <w:rsid w:val="00ba58a8"/>
    <w:rPr>
      <w:rFonts w:ascii="Times New Roman" w:hAnsi="Times New Roman" w:eastAsia="Times New Roman" w:cs="Times New Roman"/>
      <w:color w:val="000000"/>
      <w:sz w:val="24"/>
      <w:szCs w:val="24"/>
      <w:lang w:val="en-US"/>
    </w:rPr>
  </w:style>
  <w:style w:type="character" w:styleId="MTEquationSection" w:customStyle="1">
    <w:name w:val="MTEquationSection"/>
    <w:basedOn w:val="DefaultParagraphFont"/>
    <w:qFormat/>
    <w:rsid w:val="00ba58a8"/>
    <w:rPr>
      <w:vanish/>
      <w:color w:val="FF0000"/>
    </w:rPr>
  </w:style>
  <w:style w:type="character" w:styleId="InternetLink">
    <w:name w:val="Internet Link"/>
    <w:basedOn w:val="DefaultParagraphFont"/>
    <w:uiPriority w:val="99"/>
    <w:rsid w:val="00ba58a8"/>
    <w:rPr>
      <w:color w:val="0000FF"/>
      <w:sz w:val="24"/>
      <w:u w:val="single"/>
    </w:rPr>
  </w:style>
  <w:style w:type="character" w:styleId="FollowedHyperlink">
    <w:name w:val="FollowedHyperlink"/>
    <w:basedOn w:val="DefaultParagraphFont"/>
    <w:qFormat/>
    <w:rsid w:val="00ba58a8"/>
    <w:rPr>
      <w:color w:val="800080"/>
      <w:u w:val="single"/>
    </w:rPr>
  </w:style>
  <w:style w:type="character" w:styleId="FooterChar" w:customStyle="1">
    <w:name w:val="Footer Char"/>
    <w:basedOn w:val="DefaultParagraphFont"/>
    <w:link w:val="Footer"/>
    <w:uiPriority w:val="99"/>
    <w:qFormat/>
    <w:rsid w:val="00ba58a8"/>
    <w:rPr>
      <w:rFonts w:ascii="Times New Roman" w:hAnsi="Times New Roman" w:eastAsia="Times New Roman" w:cs="Times New Roman"/>
      <w:sz w:val="24"/>
      <w:szCs w:val="24"/>
      <w:lang w:val="en-US"/>
    </w:rPr>
  </w:style>
  <w:style w:type="character" w:styleId="Pagenumber">
    <w:name w:val="page number"/>
    <w:basedOn w:val="DefaultParagraphFont"/>
    <w:qFormat/>
    <w:rsid w:val="00ba58a8"/>
    <w:rPr/>
  </w:style>
  <w:style w:type="character" w:styleId="BodyTextIndentChar" w:customStyle="1">
    <w:name w:val="Body Text Indent Char"/>
    <w:basedOn w:val="DefaultParagraphFont"/>
    <w:link w:val="BodyTextIndent"/>
    <w:qFormat/>
    <w:rsid w:val="00ba58a8"/>
    <w:rPr>
      <w:rFonts w:ascii="Times New Roman" w:hAnsi="Times New Roman" w:eastAsia="Times New Roman" w:cs="Times New Roman"/>
      <w:sz w:val="24"/>
      <w:szCs w:val="24"/>
      <w:lang w:val="en-US"/>
    </w:rPr>
  </w:style>
  <w:style w:type="character" w:styleId="Strong">
    <w:name w:val="Strong"/>
    <w:basedOn w:val="DefaultParagraphFont"/>
    <w:uiPriority w:val="22"/>
    <w:qFormat/>
    <w:rsid w:val="00ba58a8"/>
    <w:rPr>
      <w:b/>
      <w:bCs/>
    </w:rPr>
  </w:style>
  <w:style w:type="character" w:styleId="BodyTextIndent2Char" w:customStyle="1">
    <w:name w:val="Body Text Indent 2 Char"/>
    <w:basedOn w:val="DefaultParagraphFont"/>
    <w:link w:val="BodyTextIndent2"/>
    <w:qFormat/>
    <w:rsid w:val="00ba58a8"/>
    <w:rPr>
      <w:rFonts w:ascii="Times New Roman" w:hAnsi="Times New Roman" w:eastAsia="Times New Roman" w:cs="Times New Roman"/>
      <w:sz w:val="24"/>
      <w:szCs w:val="24"/>
      <w:lang w:val="en-US"/>
    </w:rPr>
  </w:style>
  <w:style w:type="character" w:styleId="HeaderChar" w:customStyle="1">
    <w:name w:val="Header Char"/>
    <w:basedOn w:val="DefaultParagraphFont"/>
    <w:link w:val="Header"/>
    <w:uiPriority w:val="99"/>
    <w:qFormat/>
    <w:rsid w:val="00ba58a8"/>
    <w:rPr>
      <w:rFonts w:ascii="Times New Roman" w:hAnsi="Times New Roman" w:eastAsia="Times New Roman" w:cs="Times New Roman"/>
      <w:sz w:val="24"/>
      <w:szCs w:val="24"/>
      <w:lang w:val="en-US"/>
    </w:rPr>
  </w:style>
  <w:style w:type="character" w:styleId="BodyText2Char" w:customStyle="1">
    <w:name w:val="Body Text 2 Char"/>
    <w:basedOn w:val="DefaultParagraphFont"/>
    <w:link w:val="BodyText2"/>
    <w:qFormat/>
    <w:rsid w:val="00ba58a8"/>
    <w:rPr>
      <w:rFonts w:ascii="Times New Roman" w:hAnsi="Times New Roman" w:eastAsia="Times New Roman" w:cs="Times New Roman"/>
      <w:sz w:val="24"/>
      <w:szCs w:val="24"/>
      <w:lang w:val="en-US"/>
    </w:rPr>
  </w:style>
  <w:style w:type="character" w:styleId="Annotationreference">
    <w:name w:val="annotation reference"/>
    <w:basedOn w:val="DefaultParagraphFont"/>
    <w:uiPriority w:val="99"/>
    <w:qFormat/>
    <w:rsid w:val="00ba58a8"/>
    <w:rPr>
      <w:sz w:val="16"/>
      <w:szCs w:val="16"/>
    </w:rPr>
  </w:style>
  <w:style w:type="character" w:styleId="CommentTextChar1" w:customStyle="1">
    <w:name w:val="Comment Text Char1"/>
    <w:basedOn w:val="DefaultParagraphFont"/>
    <w:link w:val="CommentText"/>
    <w:uiPriority w:val="99"/>
    <w:qFormat/>
    <w:rsid w:val="00ba58a8"/>
    <w:rPr>
      <w:rFonts w:ascii="Times New Roman" w:hAnsi="Times New Roman" w:eastAsia="Times New Roman" w:cs="Times New Roman"/>
      <w:sz w:val="20"/>
      <w:szCs w:val="20"/>
      <w:lang w:val="en-US"/>
    </w:rPr>
  </w:style>
  <w:style w:type="character" w:styleId="CommentTextChar" w:customStyle="1">
    <w:name w:val="Comment Text Char"/>
    <w:basedOn w:val="DefaultParagraphFont"/>
    <w:uiPriority w:val="99"/>
    <w:qFormat/>
    <w:rsid w:val="00ba58a8"/>
    <w:rPr>
      <w:rFonts w:ascii="Times New Roman" w:hAnsi="Times New Roman" w:eastAsia="Times New Roman" w:cs="Times New Roman"/>
      <w:sz w:val="20"/>
      <w:szCs w:val="20"/>
      <w:lang w:val="en-US"/>
    </w:rPr>
  </w:style>
  <w:style w:type="character" w:styleId="BodyTextIndent3Char" w:customStyle="1">
    <w:name w:val="Body Text Indent 3 Char"/>
    <w:basedOn w:val="DefaultParagraphFont"/>
    <w:link w:val="BodyTextIndent3"/>
    <w:qFormat/>
    <w:rsid w:val="00ba58a8"/>
    <w:rPr>
      <w:rFonts w:ascii="Times New Roman" w:hAnsi="Times New Roman" w:eastAsia="Times New Roman" w:cs="Times New Roman"/>
      <w:sz w:val="24"/>
      <w:szCs w:val="24"/>
      <w:lang w:val="en-US"/>
    </w:rPr>
  </w:style>
  <w:style w:type="character" w:styleId="BodyText3Char" w:customStyle="1">
    <w:name w:val="Body Text 3 Char"/>
    <w:basedOn w:val="DefaultParagraphFont"/>
    <w:link w:val="BodyText3"/>
    <w:qFormat/>
    <w:rsid w:val="00ba58a8"/>
    <w:rPr>
      <w:rFonts w:ascii="Times New Roman" w:hAnsi="Times New Roman" w:eastAsia="Times New Roman" w:cs="Times New Roman"/>
      <w:color w:val="000000"/>
      <w:sz w:val="24"/>
      <w:szCs w:val="20"/>
      <w:lang w:val="en-US"/>
    </w:rPr>
  </w:style>
  <w:style w:type="character" w:styleId="FootnoteTextChar" w:customStyle="1">
    <w:name w:val="Footnote Text Char"/>
    <w:basedOn w:val="DefaultParagraphFont"/>
    <w:link w:val="FootnoteText"/>
    <w:semiHidden/>
    <w:qFormat/>
    <w:rsid w:val="00ba58a8"/>
    <w:rPr>
      <w:rFonts w:ascii="Times New Roman" w:hAnsi="Times New Roman" w:eastAsia="Times New Roman" w:cs="Times New Roman"/>
      <w:sz w:val="20"/>
      <w:szCs w:val="20"/>
      <w:lang w:val="en-US"/>
    </w:rPr>
  </w:style>
  <w:style w:type="character" w:styleId="MemberType" w:customStyle="1">
    <w:name w:val="MemberType"/>
    <w:basedOn w:val="DefaultParagraphFont"/>
    <w:qFormat/>
    <w:rsid w:val="00ba58a8"/>
    <w:rPr>
      <w:rFonts w:ascii="Times New Roman" w:hAnsi="Times New Roman"/>
      <w:i/>
      <w:sz w:val="22"/>
    </w:rPr>
  </w:style>
  <w:style w:type="character" w:styleId="PlainTextChar" w:customStyle="1">
    <w:name w:val="Plain Text Char"/>
    <w:basedOn w:val="DefaultParagraphFont"/>
    <w:link w:val="PlainText"/>
    <w:qFormat/>
    <w:rsid w:val="00ba58a8"/>
    <w:rPr>
      <w:rFonts w:ascii="Courier New" w:hAnsi="Courier New" w:eastAsia="Times New Roman" w:cs="Times New Roman"/>
      <w:sz w:val="20"/>
      <w:szCs w:val="20"/>
      <w:lang w:val="en-US"/>
    </w:rPr>
  </w:style>
  <w:style w:type="character" w:styleId="TitleChar" w:customStyle="1">
    <w:name w:val="Title Char"/>
    <w:basedOn w:val="DefaultParagraphFont"/>
    <w:link w:val="Title"/>
    <w:uiPriority w:val="10"/>
    <w:qFormat/>
    <w:rsid w:val="00ba58a8"/>
    <w:rPr>
      <w:rFonts w:ascii="Times New Roman" w:hAnsi="Times New Roman" w:eastAsia="Times New Roman" w:cs="Times New Roman"/>
      <w:b/>
      <w:sz w:val="32"/>
      <w:szCs w:val="32"/>
      <w:lang w:val="en-US"/>
    </w:rPr>
  </w:style>
  <w:style w:type="character" w:styleId="BalloonTextChar" w:customStyle="1">
    <w:name w:val="Balloon Text Char"/>
    <w:basedOn w:val="DefaultParagraphFont"/>
    <w:link w:val="BalloonText"/>
    <w:uiPriority w:val="99"/>
    <w:semiHidden/>
    <w:qFormat/>
    <w:rsid w:val="00ba58a8"/>
    <w:rPr>
      <w:rFonts w:ascii="Tahoma" w:hAnsi="Tahoma" w:eastAsia="Times New Roman" w:cs="Tahoma"/>
      <w:sz w:val="16"/>
      <w:szCs w:val="16"/>
      <w:lang w:val="en-US"/>
    </w:rPr>
  </w:style>
  <w:style w:type="character" w:styleId="Char" w:customStyle="1">
    <w:name w:val="Char"/>
    <w:basedOn w:val="DefaultParagraphFont"/>
    <w:qFormat/>
    <w:rsid w:val="00ba58a8"/>
    <w:rPr>
      <w:sz w:val="24"/>
      <w:szCs w:val="24"/>
      <w:lang w:val="en-US" w:eastAsia="en-US" w:bidi="ar-SA"/>
    </w:rPr>
  </w:style>
  <w:style w:type="character" w:styleId="EquationChar" w:customStyle="1">
    <w:name w:val="Equation Char"/>
    <w:basedOn w:val="DefaultParagraphFont"/>
    <w:link w:val="Equation"/>
    <w:qFormat/>
    <w:rsid w:val="00ba58a8"/>
    <w:rPr>
      <w:rFonts w:ascii="Times New Roman" w:hAnsi="Times New Roman" w:eastAsia="Times New Roman" w:cs="Times New Roman"/>
      <w:sz w:val="24"/>
      <w:szCs w:val="24"/>
      <w:lang w:val="en-US"/>
    </w:rPr>
  </w:style>
  <w:style w:type="character" w:styleId="EqChar" w:customStyle="1">
    <w:name w:val="Eq Char"/>
    <w:basedOn w:val="EquationChar"/>
    <w:link w:val="Eq"/>
    <w:qFormat/>
    <w:rsid w:val="00ba58a8"/>
    <w:rPr>
      <w:rFonts w:ascii="Times New Roman" w:hAnsi="Times New Roman" w:eastAsia="Times New Roman" w:cs="Times New Roman"/>
      <w:sz w:val="24"/>
      <w:szCs w:val="24"/>
      <w:lang w:val="en-US"/>
    </w:rPr>
  </w:style>
  <w:style w:type="character" w:styleId="DocumentMapChar" w:customStyle="1">
    <w:name w:val="Document Map Char"/>
    <w:basedOn w:val="DefaultParagraphFont"/>
    <w:link w:val="DocumentMap"/>
    <w:semiHidden/>
    <w:qFormat/>
    <w:rsid w:val="00ba58a8"/>
    <w:rPr>
      <w:rFonts w:ascii="Tahoma" w:hAnsi="Tahoma" w:eastAsia="Times New Roman" w:cs="Tahoma"/>
      <w:sz w:val="20"/>
      <w:szCs w:val="20"/>
      <w:shd w:fill="000080" w:val="clear"/>
      <w:lang w:val="en-US"/>
    </w:rPr>
  </w:style>
  <w:style w:type="character" w:styleId="CenteredNormalChar" w:customStyle="1">
    <w:name w:val="Centered Normal Char"/>
    <w:basedOn w:val="DefaultParagraphFont"/>
    <w:link w:val="CenteredNormal"/>
    <w:qFormat/>
    <w:rsid w:val="00ba58a8"/>
    <w:rPr>
      <w:rFonts w:ascii="Times New Roman" w:hAnsi="Times New Roman" w:eastAsia="Times New Roman" w:cs="Times New Roman"/>
      <w:sz w:val="24"/>
      <w:szCs w:val="24"/>
      <w:lang w:val="en-US"/>
    </w:rPr>
  </w:style>
  <w:style w:type="character" w:styleId="CenteredNormalSpacedChar" w:customStyle="1">
    <w:name w:val="Centered Normal Spaced Char"/>
    <w:basedOn w:val="DefaultParagraphFont"/>
    <w:link w:val="CenteredNormalSpaced"/>
    <w:qFormat/>
    <w:rsid w:val="00ba58a8"/>
    <w:rPr>
      <w:rFonts w:ascii="Times New Roman" w:hAnsi="Times New Roman" w:eastAsia="Times New Roman" w:cs="Times New Roman"/>
      <w:sz w:val="24"/>
      <w:szCs w:val="24"/>
      <w:lang w:val="en-US"/>
    </w:rPr>
  </w:style>
  <w:style w:type="character" w:styleId="BodyChar" w:customStyle="1">
    <w:name w:val="Body Char"/>
    <w:basedOn w:val="DefaultParagraphFont"/>
    <w:link w:val="Body"/>
    <w:qFormat/>
    <w:rsid w:val="00ba58a8"/>
    <w:rPr>
      <w:rFonts w:ascii="Times New Roman" w:hAnsi="Times New Roman" w:eastAsia="Times New Roman" w:cs="Times New Roman"/>
      <w:sz w:val="24"/>
      <w:szCs w:val="24"/>
      <w:lang w:val="en-US"/>
    </w:rPr>
  </w:style>
  <w:style w:type="character" w:styleId="RightAlignedNormalChar" w:customStyle="1">
    <w:name w:val="Right Aligned Normal Char"/>
    <w:basedOn w:val="BodyTextChar"/>
    <w:link w:val="RightAlignedNormal"/>
    <w:qFormat/>
    <w:rsid w:val="00ba58a8"/>
    <w:rPr>
      <w:rFonts w:ascii="Times New Roman" w:hAnsi="Times New Roman" w:eastAsia="Times New Roman" w:cs="Times New Roman"/>
      <w:color w:val="000000"/>
      <w:sz w:val="24"/>
      <w:szCs w:val="24"/>
      <w:lang w:val="en-US"/>
    </w:rPr>
  </w:style>
  <w:style w:type="character" w:styleId="SubtleEmphasis">
    <w:name w:val="Subtle Emphasis"/>
    <w:basedOn w:val="DefaultParagraphFont"/>
    <w:uiPriority w:val="19"/>
    <w:qFormat/>
    <w:rsid w:val="00ba58a8"/>
    <w:rPr>
      <w:b/>
      <w:i w:val="false"/>
      <w:iCs/>
      <w:color w:val="00000A"/>
    </w:rPr>
  </w:style>
  <w:style w:type="character" w:styleId="CenteredHeadingChar" w:customStyle="1">
    <w:name w:val="Centered Heading Char"/>
    <w:basedOn w:val="DefaultParagraphFont"/>
    <w:link w:val="CenteredHeading"/>
    <w:qFormat/>
    <w:rsid w:val="00ba58a8"/>
    <w:rPr>
      <w:rFonts w:ascii="Times New Roman Bold" w:hAnsi="Times New Roman Bold" w:eastAsia="Times New Roman" w:cs="Times New Roman"/>
      <w:b/>
      <w:bCs/>
      <w:caps/>
      <w:sz w:val="32"/>
      <w:szCs w:val="32"/>
      <w:lang w:val="en-US"/>
    </w:rPr>
  </w:style>
  <w:style w:type="character" w:styleId="ZToCChar" w:customStyle="1">
    <w:name w:val="zToC Char"/>
    <w:basedOn w:val="CenteredHeadingChar"/>
    <w:link w:val="zToC"/>
    <w:qFormat/>
    <w:rsid w:val="00ba58a8"/>
    <w:rPr>
      <w:rFonts w:ascii="Times New Roman Bold" w:hAnsi="Times New Roman Bold" w:eastAsia="Times New Roman" w:cs="Times New Roman"/>
      <w:b/>
      <w:bCs/>
      <w:caps/>
      <w:sz w:val="32"/>
      <w:szCs w:val="32"/>
      <w:lang w:val="en-US"/>
    </w:rPr>
  </w:style>
  <w:style w:type="character" w:styleId="EqLineChar" w:customStyle="1">
    <w:name w:val="Eq.Line Char"/>
    <w:basedOn w:val="EqChar"/>
    <w:link w:val="EqLine"/>
    <w:qFormat/>
    <w:rsid w:val="00ba58a8"/>
    <w:rPr>
      <w:rFonts w:ascii="Times New Roman" w:hAnsi="Times New Roman" w:eastAsia="Times New Roman" w:cs="Times New Roman"/>
      <w:sz w:val="24"/>
      <w:szCs w:val="24"/>
      <w:lang w:val="en-US"/>
    </w:rPr>
  </w:style>
  <w:style w:type="character" w:styleId="Citeeq" w:customStyle="1">
    <w:name w:val="cite_eq"/>
    <w:basedOn w:val="DefaultParagraphFont"/>
    <w:qFormat/>
    <w:rsid w:val="00ba58a8"/>
    <w:rPr>
      <w:sz w:val="24"/>
      <w:shd w:fill="FF99CC" w:val="clear"/>
    </w:rPr>
  </w:style>
  <w:style w:type="character" w:styleId="Aubase" w:customStyle="1">
    <w:name w:val="au_base"/>
    <w:qFormat/>
    <w:rsid w:val="00ba58a8"/>
    <w:rPr>
      <w:sz w:val="24"/>
    </w:rPr>
  </w:style>
  <w:style w:type="character" w:styleId="Aucollab" w:customStyle="1">
    <w:name w:val="au_collab"/>
    <w:basedOn w:val="Aubase"/>
    <w:qFormat/>
    <w:rsid w:val="00ba58a8"/>
    <w:rPr>
      <w:sz w:val="24"/>
      <w:shd w:fill="C0C0C0" w:val="clear"/>
    </w:rPr>
  </w:style>
  <w:style w:type="character" w:styleId="Audeg" w:customStyle="1">
    <w:name w:val="au_deg"/>
    <w:basedOn w:val="DefaultParagraphFont"/>
    <w:qFormat/>
    <w:rsid w:val="00ba58a8"/>
    <w:rPr>
      <w:sz w:val="24"/>
      <w:shd w:fill="FFFF00" w:val="clear"/>
    </w:rPr>
  </w:style>
  <w:style w:type="character" w:styleId="Aufname" w:customStyle="1">
    <w:name w:val="au_fname"/>
    <w:basedOn w:val="Aubase"/>
    <w:qFormat/>
    <w:rsid w:val="00ba58a8"/>
    <w:rPr>
      <w:sz w:val="24"/>
      <w:shd w:fill="00FFFF" w:val="clear"/>
    </w:rPr>
  </w:style>
  <w:style w:type="character" w:styleId="Aurole" w:customStyle="1">
    <w:name w:val="au_role"/>
    <w:basedOn w:val="Aubase"/>
    <w:qFormat/>
    <w:rsid w:val="00ba58a8"/>
    <w:rPr>
      <w:sz w:val="24"/>
      <w:shd w:fill="808000" w:val="clear"/>
    </w:rPr>
  </w:style>
  <w:style w:type="character" w:styleId="Ausuffix" w:customStyle="1">
    <w:name w:val="au_suffix"/>
    <w:basedOn w:val="Aubase"/>
    <w:qFormat/>
    <w:rsid w:val="00ba58a8"/>
    <w:rPr>
      <w:sz w:val="24"/>
      <w:shd w:fill="FF00FF" w:val="clear"/>
    </w:rPr>
  </w:style>
  <w:style w:type="character" w:styleId="Ausurname" w:customStyle="1">
    <w:name w:val="au_surname"/>
    <w:basedOn w:val="Aubase"/>
    <w:qFormat/>
    <w:rsid w:val="00ba58a8"/>
    <w:rPr>
      <w:sz w:val="24"/>
      <w:shd w:fill="00FF00" w:val="clear"/>
    </w:rPr>
  </w:style>
  <w:style w:type="character" w:styleId="Bibarticle" w:customStyle="1">
    <w:name w:val="bib_article"/>
    <w:basedOn w:val="DefaultParagraphFont"/>
    <w:qFormat/>
    <w:rsid w:val="00ba58a8"/>
    <w:rPr>
      <w:sz w:val="24"/>
      <w:shd w:fill="00FFFF" w:val="clear"/>
    </w:rPr>
  </w:style>
  <w:style w:type="character" w:styleId="Bibbase" w:customStyle="1">
    <w:name w:val="bib_base"/>
    <w:qFormat/>
    <w:rsid w:val="00ba58a8"/>
    <w:rPr>
      <w:sz w:val="24"/>
    </w:rPr>
  </w:style>
  <w:style w:type="character" w:styleId="Bibcomment" w:customStyle="1">
    <w:name w:val="bib_comment"/>
    <w:basedOn w:val="Bibbase"/>
    <w:qFormat/>
    <w:rsid w:val="00ba58a8"/>
    <w:rPr>
      <w:sz w:val="24"/>
    </w:rPr>
  </w:style>
  <w:style w:type="character" w:styleId="Bibdeg" w:customStyle="1">
    <w:name w:val="bib_deg"/>
    <w:basedOn w:val="Bibbase"/>
    <w:qFormat/>
    <w:rsid w:val="00ba58a8"/>
    <w:rPr>
      <w:sz w:val="24"/>
    </w:rPr>
  </w:style>
  <w:style w:type="character" w:styleId="Bibdoi" w:customStyle="1">
    <w:name w:val="bib_doi"/>
    <w:basedOn w:val="Bibbase"/>
    <w:qFormat/>
    <w:rsid w:val="00ba58a8"/>
    <w:rPr>
      <w:sz w:val="24"/>
      <w:shd w:fill="00FF00" w:val="clear"/>
    </w:rPr>
  </w:style>
  <w:style w:type="character" w:styleId="Bibetal" w:customStyle="1">
    <w:name w:val="bib_etal"/>
    <w:basedOn w:val="Bibbase"/>
    <w:qFormat/>
    <w:rsid w:val="00ba58a8"/>
    <w:rPr>
      <w:sz w:val="24"/>
      <w:shd w:fill="008080" w:val="clear"/>
    </w:rPr>
  </w:style>
  <w:style w:type="character" w:styleId="Bibfname" w:customStyle="1">
    <w:name w:val="bib_fname"/>
    <w:basedOn w:val="Bibbase"/>
    <w:qFormat/>
    <w:rsid w:val="00ba58a8"/>
    <w:rPr>
      <w:sz w:val="24"/>
      <w:shd w:fill="FFFF00" w:val="clear"/>
    </w:rPr>
  </w:style>
  <w:style w:type="character" w:styleId="Bibfpage" w:customStyle="1">
    <w:name w:val="bib_fpage"/>
    <w:basedOn w:val="Bibbase"/>
    <w:qFormat/>
    <w:rsid w:val="00ba58a8"/>
    <w:rPr>
      <w:sz w:val="24"/>
      <w:shd w:fill="808080" w:val="clear"/>
    </w:rPr>
  </w:style>
  <w:style w:type="character" w:styleId="Bibissue" w:customStyle="1">
    <w:name w:val="bib_issue"/>
    <w:basedOn w:val="Bibbase"/>
    <w:qFormat/>
    <w:rsid w:val="00ba58a8"/>
    <w:rPr>
      <w:sz w:val="24"/>
      <w:shd w:fill="FFFF00" w:val="clear"/>
    </w:rPr>
  </w:style>
  <w:style w:type="character" w:styleId="Bibjournal" w:customStyle="1">
    <w:name w:val="bib_journal"/>
    <w:basedOn w:val="Bibbase"/>
    <w:qFormat/>
    <w:rsid w:val="00ba58a8"/>
    <w:rPr>
      <w:sz w:val="24"/>
      <w:shd w:fill="808000" w:val="clear"/>
    </w:rPr>
  </w:style>
  <w:style w:type="character" w:styleId="Biblpage" w:customStyle="1">
    <w:name w:val="bib_lpage"/>
    <w:basedOn w:val="Bibbase"/>
    <w:qFormat/>
    <w:rsid w:val="00ba58a8"/>
    <w:rPr>
      <w:sz w:val="24"/>
      <w:shd w:fill="808080" w:val="clear"/>
    </w:rPr>
  </w:style>
  <w:style w:type="character" w:styleId="Bibmedline" w:customStyle="1">
    <w:name w:val="bib_medline"/>
    <w:basedOn w:val="Bibbase"/>
    <w:qFormat/>
    <w:rsid w:val="00ba58a8"/>
    <w:rPr>
      <w:sz w:val="24"/>
    </w:rPr>
  </w:style>
  <w:style w:type="character" w:styleId="Bibnumber" w:customStyle="1">
    <w:name w:val="bib_number"/>
    <w:basedOn w:val="Bibbase"/>
    <w:qFormat/>
    <w:rsid w:val="00ba58a8"/>
    <w:rPr>
      <w:sz w:val="24"/>
    </w:rPr>
  </w:style>
  <w:style w:type="character" w:styleId="Biborganization" w:customStyle="1">
    <w:name w:val="bib_organization"/>
    <w:basedOn w:val="Bibbase"/>
    <w:qFormat/>
    <w:rsid w:val="00ba58a8"/>
    <w:rPr>
      <w:sz w:val="24"/>
      <w:shd w:fill="808000" w:val="clear"/>
    </w:rPr>
  </w:style>
  <w:style w:type="character" w:styleId="Bibsuffix" w:customStyle="1">
    <w:name w:val="bib_suffix"/>
    <w:basedOn w:val="Bibbase"/>
    <w:qFormat/>
    <w:rsid w:val="00ba58a8"/>
    <w:rPr>
      <w:sz w:val="24"/>
    </w:rPr>
  </w:style>
  <w:style w:type="character" w:styleId="Bibsuppl" w:customStyle="1">
    <w:name w:val="bib_suppl"/>
    <w:basedOn w:val="Bibbase"/>
    <w:qFormat/>
    <w:rsid w:val="00ba58a8"/>
    <w:rPr>
      <w:sz w:val="24"/>
      <w:shd w:fill="FFFF00" w:val="clear"/>
    </w:rPr>
  </w:style>
  <w:style w:type="character" w:styleId="Bibsurname" w:customStyle="1">
    <w:name w:val="bib_surname"/>
    <w:basedOn w:val="Bibbase"/>
    <w:qFormat/>
    <w:rsid w:val="00ba58a8"/>
    <w:rPr>
      <w:sz w:val="24"/>
      <w:shd w:fill="FFFF00" w:val="clear"/>
    </w:rPr>
  </w:style>
  <w:style w:type="character" w:styleId="Bibunpubl" w:customStyle="1">
    <w:name w:val="bib_unpubl"/>
    <w:basedOn w:val="Bibbase"/>
    <w:qFormat/>
    <w:rsid w:val="00ba58a8"/>
    <w:rPr>
      <w:sz w:val="24"/>
    </w:rPr>
  </w:style>
  <w:style w:type="character" w:styleId="Biburl" w:customStyle="1">
    <w:name w:val="bib_url"/>
    <w:basedOn w:val="Bibbase"/>
    <w:qFormat/>
    <w:rsid w:val="00ba58a8"/>
    <w:rPr>
      <w:sz w:val="24"/>
      <w:shd w:fill="00FF00" w:val="clear"/>
    </w:rPr>
  </w:style>
  <w:style w:type="character" w:styleId="Bibvolume" w:customStyle="1">
    <w:name w:val="bib_volume"/>
    <w:basedOn w:val="Bibbase"/>
    <w:qFormat/>
    <w:rsid w:val="00ba58a8"/>
    <w:rPr>
      <w:sz w:val="24"/>
      <w:shd w:fill="00FF00" w:val="clear"/>
    </w:rPr>
  </w:style>
  <w:style w:type="character" w:styleId="Bibyear" w:customStyle="1">
    <w:name w:val="bib_year"/>
    <w:basedOn w:val="Bibbase"/>
    <w:qFormat/>
    <w:rsid w:val="00ba58a8"/>
    <w:rPr>
      <w:sz w:val="24"/>
      <w:shd w:fill="FF00FF" w:val="clear"/>
    </w:rPr>
  </w:style>
  <w:style w:type="character" w:styleId="Citebase" w:customStyle="1">
    <w:name w:val="cite_base"/>
    <w:qFormat/>
    <w:rsid w:val="00ba58a8"/>
    <w:rPr>
      <w:sz w:val="24"/>
    </w:rPr>
  </w:style>
  <w:style w:type="character" w:styleId="Citebib" w:customStyle="1">
    <w:name w:val="cite_bib"/>
    <w:basedOn w:val="DefaultParagraphFont"/>
    <w:qFormat/>
    <w:rsid w:val="00ba58a8"/>
    <w:rPr>
      <w:sz w:val="24"/>
      <w:shd w:fill="00FFFF" w:val="clear"/>
    </w:rPr>
  </w:style>
  <w:style w:type="character" w:styleId="Citebox" w:customStyle="1">
    <w:name w:val="cite_box"/>
    <w:basedOn w:val="Citebase"/>
    <w:qFormat/>
    <w:rsid w:val="00ba58a8"/>
    <w:rPr>
      <w:sz w:val="24"/>
    </w:rPr>
  </w:style>
  <w:style w:type="character" w:styleId="Citeen" w:customStyle="1">
    <w:name w:val="cite_en"/>
    <w:basedOn w:val="Citebase"/>
    <w:qFormat/>
    <w:rsid w:val="00ba58a8"/>
    <w:rPr>
      <w:sz w:val="24"/>
      <w:shd w:fill="FFFF00" w:val="clear"/>
      <w:vertAlign w:val="superscript"/>
    </w:rPr>
  </w:style>
  <w:style w:type="character" w:styleId="Citefig" w:customStyle="1">
    <w:name w:val="cite_fig"/>
    <w:basedOn w:val="Citebase"/>
    <w:qFormat/>
    <w:rsid w:val="00ba58a8"/>
    <w:rPr>
      <w:color w:val="000000"/>
      <w:sz w:val="24"/>
      <w:shd w:fill="00FF00" w:val="clear"/>
    </w:rPr>
  </w:style>
  <w:style w:type="character" w:styleId="Citefn" w:customStyle="1">
    <w:name w:val="cite_fn"/>
    <w:basedOn w:val="Citebase"/>
    <w:qFormat/>
    <w:rsid w:val="00ba58a8"/>
    <w:rPr>
      <w:sz w:val="24"/>
      <w:shd w:fill="FF0000" w:val="clear"/>
    </w:rPr>
  </w:style>
  <w:style w:type="character" w:styleId="Citetbl" w:customStyle="1">
    <w:name w:val="cite_tbl"/>
    <w:basedOn w:val="Citebase"/>
    <w:qFormat/>
    <w:rsid w:val="00ba58a8"/>
    <w:rPr>
      <w:color w:val="000000"/>
      <w:sz w:val="24"/>
      <w:shd w:fill="FF00FF" w:val="clear"/>
    </w:rPr>
  </w:style>
  <w:style w:type="character" w:styleId="CommentSubjectChar" w:customStyle="1">
    <w:name w:val="Comment Subject Char"/>
    <w:basedOn w:val="CommentTextChar1"/>
    <w:link w:val="CommentSubject"/>
    <w:uiPriority w:val="99"/>
    <w:semiHidden/>
    <w:qFormat/>
    <w:rsid w:val="00ba58a8"/>
    <w:rPr>
      <w:rFonts w:ascii="Times New Roman" w:hAnsi="Times New Roman" w:eastAsia="Times New Roman" w:cs="Times New Roman"/>
      <w:b/>
      <w:bCs/>
      <w:sz w:val="20"/>
      <w:szCs w:val="20"/>
      <w:lang w:val="en-US"/>
    </w:rPr>
  </w:style>
  <w:style w:type="character" w:styleId="CommentSubjectChar1" w:customStyle="1">
    <w:name w:val="Comment Subject Char1"/>
    <w:basedOn w:val="CommentTextChar"/>
    <w:uiPriority w:val="99"/>
    <w:semiHidden/>
    <w:qFormat/>
    <w:rsid w:val="00ba58a8"/>
    <w:rPr>
      <w:rFonts w:ascii="Times New Roman" w:hAnsi="Times New Roman" w:eastAsia="Times New Roman" w:cs="Times New Roman"/>
      <w:b/>
      <w:bCs/>
      <w:sz w:val="20"/>
      <w:szCs w:val="20"/>
      <w:lang w:val="en-US"/>
    </w:rPr>
  </w:style>
  <w:style w:type="character" w:styleId="ContractNumber" w:customStyle="1">
    <w:name w:val="Contract Number"/>
    <w:basedOn w:val="DefaultParagraphFont"/>
    <w:qFormat/>
    <w:rsid w:val="00ba58a8"/>
    <w:rPr>
      <w:sz w:val="24"/>
      <w:szCs w:val="24"/>
      <w:shd w:fill="CCFFCC" w:val="clear"/>
    </w:rPr>
  </w:style>
  <w:style w:type="character" w:styleId="ContractSponsor" w:customStyle="1">
    <w:name w:val="Contract Sponsor"/>
    <w:basedOn w:val="DefaultParagraphFont"/>
    <w:qFormat/>
    <w:rsid w:val="00ba58a8"/>
    <w:rPr>
      <w:sz w:val="24"/>
      <w:szCs w:val="24"/>
      <w:shd w:fill="FFCC99" w:val="clear"/>
    </w:rPr>
  </w:style>
  <w:style w:type="character" w:styleId="Emphasis">
    <w:name w:val="Emphasis"/>
    <w:basedOn w:val="DefaultParagraphFont"/>
    <w:uiPriority w:val="20"/>
    <w:qFormat/>
    <w:rsid w:val="00ba58a8"/>
    <w:rPr>
      <w:i/>
      <w:iCs/>
    </w:rPr>
  </w:style>
  <w:style w:type="character" w:styleId="EndnoteTextChar" w:customStyle="1">
    <w:name w:val="Endnote Text Char"/>
    <w:basedOn w:val="DefaultParagraphFont"/>
    <w:link w:val="EndnoteText"/>
    <w:semiHidden/>
    <w:qFormat/>
    <w:rsid w:val="00ba58a8"/>
    <w:rPr>
      <w:rFonts w:ascii="Cambria" w:hAnsi="Cambria" w:eastAsia="Cambria"/>
    </w:rPr>
  </w:style>
  <w:style w:type="character" w:styleId="EndnoteTextChar1" w:customStyle="1">
    <w:name w:val="Endnote Text Char1"/>
    <w:basedOn w:val="DefaultParagraphFont"/>
    <w:uiPriority w:val="99"/>
    <w:semiHidden/>
    <w:qFormat/>
    <w:rsid w:val="00ba58a8"/>
    <w:rPr>
      <w:rFonts w:ascii="Times New Roman" w:hAnsi="Times New Roman" w:eastAsia="Times New Roman" w:cs="Times New Roman"/>
      <w:sz w:val="20"/>
      <w:szCs w:val="20"/>
      <w:lang w:val="en-US"/>
    </w:rPr>
  </w:style>
  <w:style w:type="character" w:styleId="Eqno" w:customStyle="1">
    <w:name w:val="eq_no"/>
    <w:basedOn w:val="Citebase"/>
    <w:qFormat/>
    <w:rsid w:val="00ba58a8"/>
    <w:rPr>
      <w:sz w:val="24"/>
    </w:rPr>
  </w:style>
  <w:style w:type="character" w:styleId="HTMLAcronym">
    <w:name w:val="HTML Acronym"/>
    <w:basedOn w:val="DefaultParagraphFont"/>
    <w:qFormat/>
    <w:rsid w:val="00ba58a8"/>
    <w:rPr/>
  </w:style>
  <w:style w:type="character" w:styleId="HTMLCite">
    <w:name w:val="HTML Cite"/>
    <w:basedOn w:val="DefaultParagraphFont"/>
    <w:qFormat/>
    <w:rsid w:val="00ba58a8"/>
    <w:rPr>
      <w:i/>
      <w:iCs/>
    </w:rPr>
  </w:style>
  <w:style w:type="character" w:styleId="HTMLCode">
    <w:name w:val="HTML Code"/>
    <w:basedOn w:val="DefaultParagraphFont"/>
    <w:qFormat/>
    <w:rsid w:val="00ba58a8"/>
    <w:rPr>
      <w:rFonts w:ascii="Courier New" w:hAnsi="Courier New" w:cs="Courier New"/>
      <w:sz w:val="20"/>
      <w:szCs w:val="20"/>
    </w:rPr>
  </w:style>
  <w:style w:type="character" w:styleId="HTMLDefinition">
    <w:name w:val="HTML Definition"/>
    <w:basedOn w:val="DefaultParagraphFont"/>
    <w:qFormat/>
    <w:rsid w:val="00ba58a8"/>
    <w:rPr>
      <w:i/>
      <w:iCs/>
    </w:rPr>
  </w:style>
  <w:style w:type="character" w:styleId="HTMLKeyboard">
    <w:name w:val="HTML Keyboard"/>
    <w:basedOn w:val="DefaultParagraphFont"/>
    <w:qFormat/>
    <w:rsid w:val="00ba58a8"/>
    <w:rPr>
      <w:rFonts w:ascii="Courier New" w:hAnsi="Courier New" w:cs="Courier New"/>
      <w:sz w:val="20"/>
      <w:szCs w:val="20"/>
    </w:rPr>
  </w:style>
  <w:style w:type="character" w:styleId="HTMLPreformattedChar" w:customStyle="1">
    <w:name w:val="HTML Preformatted Char"/>
    <w:basedOn w:val="DefaultParagraphFont"/>
    <w:link w:val="HTMLPreformatted"/>
    <w:uiPriority w:val="99"/>
    <w:qFormat/>
    <w:rsid w:val="00ba58a8"/>
    <w:rPr>
      <w:rFonts w:ascii="Consolas" w:hAnsi="Consolas" w:eastAsia="Times New Roman" w:cs="Times New Roman"/>
      <w:sz w:val="20"/>
      <w:szCs w:val="20"/>
      <w:lang w:val="en-US"/>
    </w:rPr>
  </w:style>
  <w:style w:type="character" w:styleId="HTMLSample">
    <w:name w:val="HTML Sample"/>
    <w:basedOn w:val="DefaultParagraphFont"/>
    <w:qFormat/>
    <w:rsid w:val="00ba58a8"/>
    <w:rPr>
      <w:rFonts w:ascii="Courier New" w:hAnsi="Courier New" w:cs="Courier New"/>
    </w:rPr>
  </w:style>
  <w:style w:type="character" w:styleId="HTMLTypewriter">
    <w:name w:val="HTML Typewriter"/>
    <w:basedOn w:val="DefaultParagraphFont"/>
    <w:qFormat/>
    <w:rsid w:val="00ba58a8"/>
    <w:rPr>
      <w:rFonts w:ascii="Courier New" w:hAnsi="Courier New" w:cs="Courier New"/>
      <w:sz w:val="20"/>
      <w:szCs w:val="20"/>
    </w:rPr>
  </w:style>
  <w:style w:type="character" w:styleId="HTMLVariable">
    <w:name w:val="HTML Variable"/>
    <w:basedOn w:val="DefaultParagraphFont"/>
    <w:qFormat/>
    <w:rsid w:val="00ba58a8"/>
    <w:rPr>
      <w:i/>
      <w:iCs/>
    </w:rPr>
  </w:style>
  <w:style w:type="character" w:styleId="Linenumber">
    <w:name w:val="line number"/>
    <w:basedOn w:val="DefaultParagraphFont"/>
    <w:uiPriority w:val="99"/>
    <w:qFormat/>
    <w:rsid w:val="00ba58a8"/>
    <w:rPr/>
  </w:style>
  <w:style w:type="character" w:styleId="SXreflink" w:customStyle="1">
    <w:name w:val="SX-reflink"/>
    <w:basedOn w:val="DefaultParagraphFont"/>
    <w:uiPriority w:val="1"/>
    <w:qFormat/>
    <w:rsid w:val="00ba58a8"/>
    <w:rPr>
      <w:color w:val="0000FF"/>
      <w:sz w:val="16"/>
      <w:shd w:fill="FFFFFF" w:val="clear"/>
    </w:rPr>
  </w:style>
  <w:style w:type="character" w:styleId="Fontstyle01" w:customStyle="1">
    <w:name w:val="fontstyle01"/>
    <w:basedOn w:val="DefaultParagraphFont"/>
    <w:qFormat/>
    <w:rsid w:val="00ba58a8"/>
    <w:rPr>
      <w:rFonts w:ascii="TimesNewRoman" w:hAnsi="TimesNewRoman"/>
      <w:b w:val="false"/>
      <w:bCs w:val="false"/>
      <w:i w:val="false"/>
      <w:iCs w:val="false"/>
      <w:color w:val="000000"/>
      <w:sz w:val="24"/>
      <w:szCs w:val="24"/>
    </w:rPr>
  </w:style>
  <w:style w:type="character" w:styleId="Fontstyle21" w:customStyle="1">
    <w:name w:val="fontstyle21"/>
    <w:basedOn w:val="DefaultParagraphFont"/>
    <w:qFormat/>
    <w:rsid w:val="00ba58a8"/>
    <w:rPr>
      <w:rFonts w:ascii="Helvetica-Bold" w:hAnsi="Helvetica-Bold"/>
      <w:b/>
      <w:bCs/>
      <w:i w:val="false"/>
      <w:iCs w:val="false"/>
      <w:color w:val="000000"/>
      <w:sz w:val="20"/>
      <w:szCs w:val="20"/>
    </w:rPr>
  </w:style>
  <w:style w:type="character" w:styleId="Fontstyle31" w:customStyle="1">
    <w:name w:val="fontstyle31"/>
    <w:basedOn w:val="DefaultParagraphFont"/>
    <w:qFormat/>
    <w:rsid w:val="00ba58a8"/>
    <w:rPr>
      <w:rFonts w:ascii="Times-Roman" w:hAnsi="Times-Roman"/>
      <w:b w:val="false"/>
      <w:bCs w:val="false"/>
      <w:i w:val="false"/>
      <w:iCs w:val="false"/>
      <w:color w:val="000000"/>
      <w:sz w:val="20"/>
      <w:szCs w:val="20"/>
    </w:rPr>
  </w:style>
  <w:style w:type="character" w:styleId="Fontstyle41" w:customStyle="1">
    <w:name w:val="fontstyle41"/>
    <w:basedOn w:val="DefaultParagraphFont"/>
    <w:qFormat/>
    <w:rsid w:val="00ba58a8"/>
    <w:rPr>
      <w:rFonts w:ascii="Courier" w:hAnsi="Courier"/>
      <w:b w:val="false"/>
      <w:bCs w:val="false"/>
      <w:i w:val="false"/>
      <w:iCs w:val="false"/>
      <w:color w:val="000000"/>
      <w:sz w:val="12"/>
      <w:szCs w:val="12"/>
    </w:rPr>
  </w:style>
  <w:style w:type="character" w:styleId="Fontstyle11" w:customStyle="1">
    <w:name w:val="fontstyle11"/>
    <w:basedOn w:val="DefaultParagraphFont"/>
    <w:qFormat/>
    <w:rsid w:val="00ba58a8"/>
    <w:rPr>
      <w:rFonts w:ascii="Meridien-Roman" w:hAnsi="Meridien-Roman"/>
      <w:b w:val="false"/>
      <w:bCs w:val="false"/>
      <w:i w:val="false"/>
      <w:iCs w:val="false"/>
      <w:color w:val="231F20"/>
      <w:sz w:val="12"/>
      <w:szCs w:val="12"/>
    </w:rPr>
  </w:style>
  <w:style w:type="character" w:styleId="Fontstyle51" w:customStyle="1">
    <w:name w:val="fontstyle51"/>
    <w:basedOn w:val="DefaultParagraphFont"/>
    <w:qFormat/>
    <w:rsid w:val="00ba58a8"/>
    <w:rPr>
      <w:rFonts w:ascii="CongressSans" w:hAnsi="CongressSans"/>
      <w:b w:val="false"/>
      <w:bCs w:val="false"/>
      <w:i w:val="false"/>
      <w:iCs w:val="false"/>
      <w:color w:val="231F20"/>
      <w:sz w:val="16"/>
      <w:szCs w:val="16"/>
    </w:rPr>
  </w:style>
  <w:style w:type="character" w:styleId="Fontstyle61" w:customStyle="1">
    <w:name w:val="fontstyle61"/>
    <w:basedOn w:val="DefaultParagraphFont"/>
    <w:qFormat/>
    <w:rsid w:val="00ba58a8"/>
    <w:rPr>
      <w:rFonts w:ascii="CongressSans-Light" w:hAnsi="CongressSans-Light"/>
      <w:b w:val="false"/>
      <w:bCs w:val="false"/>
      <w:i w:val="false"/>
      <w:iCs w:val="false"/>
      <w:color w:val="231F20"/>
      <w:sz w:val="16"/>
      <w:szCs w:val="16"/>
    </w:rPr>
  </w:style>
  <w:style w:type="character" w:styleId="Fontstyle71" w:customStyle="1">
    <w:name w:val="fontstyle71"/>
    <w:basedOn w:val="DefaultParagraphFont"/>
    <w:qFormat/>
    <w:rsid w:val="00ba58a8"/>
    <w:rPr>
      <w:rFonts w:ascii="CongressSans-LightItalic" w:hAnsi="CongressSans-LightItalic"/>
      <w:b w:val="false"/>
      <w:bCs w:val="false"/>
      <w:i/>
      <w:iCs/>
      <w:color w:val="231F20"/>
      <w:sz w:val="16"/>
      <w:szCs w:val="16"/>
    </w:rPr>
  </w:style>
  <w:style w:type="character" w:styleId="ListLabel1">
    <w:name w:val="ListLabel 1"/>
    <w:qFormat/>
    <w:rPr>
      <w:b w:val="false"/>
      <w:i w:val="false"/>
      <w:caps w:val="false"/>
      <w:smallCaps w:val="false"/>
      <w:sz w:val="32"/>
      <w:szCs w:val="32"/>
    </w:rPr>
  </w:style>
  <w:style w:type="character" w:styleId="ListLabel2">
    <w:name w:val="ListLabel 2"/>
    <w:qFormat/>
    <w:rPr>
      <w:rFonts w:cs="Times New Roman"/>
      <w:b/>
      <w:i w:val="false"/>
      <w:sz w:val="24"/>
      <w:szCs w:val="32"/>
    </w:rPr>
  </w:style>
  <w:style w:type="character" w:styleId="ListLabel3">
    <w:name w:val="ListLabel 3"/>
    <w:qFormat/>
    <w:rPr>
      <w:rFonts w:cs="Times New Roman"/>
      <w:b w:val="false"/>
      <w:i w:val="false"/>
      <w:sz w:val="24"/>
    </w:rPr>
  </w:style>
  <w:style w:type="character" w:styleId="ListLabel4">
    <w:name w:val="ListLabel 4"/>
    <w:qFormat/>
    <w:rPr>
      <w:rFonts w:cs="Times New Roman"/>
    </w:rPr>
  </w:style>
  <w:style w:type="character" w:styleId="ListLabel5">
    <w:name w:val="ListLabel 5"/>
    <w:qFormat/>
    <w:rPr>
      <w:rFonts w:cs="Wingdings"/>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Wingdings"/>
    </w:rPr>
  </w:style>
  <w:style w:type="character" w:styleId="ListLabel9">
    <w:name w:val="ListLabel 9"/>
    <w:qFormat/>
    <w:rPr>
      <w:rFonts w:cs="Times New Roman"/>
    </w:rPr>
  </w:style>
  <w:style w:type="character" w:styleId="ListLabel10">
    <w:name w:val="ListLabel 10"/>
    <w:qFormat/>
    <w:rPr>
      <w:rFonts w:cs="Times New Roman"/>
    </w:rPr>
  </w:style>
  <w:style w:type="character" w:styleId="ListLabel11">
    <w:name w:val="ListLabel 11"/>
    <w:qFormat/>
    <w:rPr>
      <w:rFonts w:cs="Wingdings"/>
    </w:rPr>
  </w:style>
  <w:style w:type="character" w:styleId="ListLabel12">
    <w:name w:val="ListLabel 12"/>
    <w:qFormat/>
    <w:rPr>
      <w:rFonts w:cs="Times New Roman"/>
    </w:rPr>
  </w:style>
  <w:style w:type="character" w:styleId="LineNumbering">
    <w:name w:val="Line Numbering"/>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link w:val="BodyTextChar"/>
    <w:rsid w:val="00ba58a8"/>
    <w:pPr>
      <w:jc w:val="both"/>
    </w:pPr>
    <w:rPr>
      <w:color w:val="000000"/>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ontents1">
    <w:name w:val="TOC 1"/>
    <w:basedOn w:val="Normal"/>
    <w:next w:val="Normal"/>
    <w:uiPriority w:val="39"/>
    <w:rsid w:val="00ba58a8"/>
    <w:pPr>
      <w:spacing w:lineRule="auto" w:line="480" w:before="120" w:after="120"/>
    </w:pPr>
    <w:rPr>
      <w:bCs/>
    </w:rPr>
  </w:style>
  <w:style w:type="paragraph" w:styleId="Contents2">
    <w:name w:val="TOC 2"/>
    <w:basedOn w:val="Normal"/>
    <w:next w:val="Normal"/>
    <w:uiPriority w:val="39"/>
    <w:rsid w:val="00ba58a8"/>
    <w:pPr>
      <w:spacing w:lineRule="auto" w:line="480"/>
      <w:ind w:left="245" w:hanging="0"/>
    </w:pPr>
    <w:rPr/>
  </w:style>
  <w:style w:type="paragraph" w:styleId="Contents3">
    <w:name w:val="TOC 3"/>
    <w:basedOn w:val="Normal"/>
    <w:next w:val="Normal"/>
    <w:uiPriority w:val="39"/>
    <w:rsid w:val="00ba58a8"/>
    <w:pPr>
      <w:spacing w:lineRule="auto" w:line="480"/>
      <w:ind w:left="475" w:hanging="0"/>
    </w:pPr>
    <w:rPr>
      <w:iCs/>
    </w:rPr>
  </w:style>
  <w:style w:type="paragraph" w:styleId="Contents4">
    <w:name w:val="TOC 4"/>
    <w:basedOn w:val="Normal"/>
    <w:next w:val="Normal"/>
    <w:uiPriority w:val="39"/>
    <w:rsid w:val="00ba58a8"/>
    <w:pPr>
      <w:spacing w:lineRule="auto" w:line="480"/>
      <w:ind w:left="720" w:hanging="0"/>
    </w:pPr>
    <w:rPr>
      <w:szCs w:val="21"/>
    </w:rPr>
  </w:style>
  <w:style w:type="paragraph" w:styleId="Contents5">
    <w:name w:val="TOC 5"/>
    <w:basedOn w:val="Normal"/>
    <w:next w:val="Normal"/>
    <w:autoRedefine/>
    <w:semiHidden/>
    <w:rsid w:val="00ba58a8"/>
    <w:pPr>
      <w:spacing w:lineRule="auto" w:line="360"/>
      <w:ind w:left="960" w:hanging="0"/>
    </w:pPr>
    <w:rPr>
      <w:szCs w:val="21"/>
    </w:rPr>
  </w:style>
  <w:style w:type="paragraph" w:styleId="Caption1">
    <w:name w:val="caption"/>
    <w:basedOn w:val="Normal"/>
    <w:next w:val="Normal"/>
    <w:qFormat/>
    <w:rsid w:val="00ba58a8"/>
    <w:pPr>
      <w:spacing w:lineRule="auto" w:line="360"/>
      <w:ind w:firstLine="360"/>
      <w:jc w:val="center"/>
    </w:pPr>
    <w:rPr/>
  </w:style>
  <w:style w:type="paragraph" w:styleId="Footer">
    <w:name w:val="Footer"/>
    <w:basedOn w:val="Normal"/>
    <w:link w:val="FooterChar"/>
    <w:uiPriority w:val="99"/>
    <w:rsid w:val="00ba58a8"/>
    <w:pPr>
      <w:suppressLineNumbers/>
      <w:tabs>
        <w:tab w:val="center" w:pos="4320" w:leader="none"/>
        <w:tab w:val="right" w:pos="8640" w:leader="none"/>
      </w:tabs>
    </w:pPr>
    <w:rPr/>
  </w:style>
  <w:style w:type="paragraph" w:styleId="TextBodyIndent">
    <w:name w:val="Body Text Indent"/>
    <w:basedOn w:val="Normal"/>
    <w:link w:val="BodyTextIndentChar"/>
    <w:rsid w:val="00ba58a8"/>
    <w:pPr>
      <w:ind w:firstLine="720"/>
      <w:jc w:val="both"/>
    </w:pPr>
    <w:rPr/>
  </w:style>
  <w:style w:type="paragraph" w:styleId="NormalWeb">
    <w:name w:val="Normal (Web)"/>
    <w:basedOn w:val="Normal"/>
    <w:uiPriority w:val="99"/>
    <w:qFormat/>
    <w:rsid w:val="00ba58a8"/>
    <w:pPr>
      <w:spacing w:beforeAutospacing="1" w:afterAutospacing="1"/>
    </w:pPr>
    <w:rPr/>
  </w:style>
  <w:style w:type="paragraph" w:styleId="BodyTextIndent2">
    <w:name w:val="Body Text Indent 2"/>
    <w:basedOn w:val="Normal"/>
    <w:link w:val="BodyTextIndent2Char"/>
    <w:qFormat/>
    <w:rsid w:val="00ba58a8"/>
    <w:pPr>
      <w:spacing w:lineRule="auto" w:line="360"/>
      <w:ind w:firstLine="432"/>
    </w:pPr>
    <w:rPr/>
  </w:style>
  <w:style w:type="paragraph" w:styleId="P5" w:customStyle="1">
    <w:name w:val="p5"/>
    <w:basedOn w:val="Normal"/>
    <w:qFormat/>
    <w:rsid w:val="00ba58a8"/>
    <w:pPr>
      <w:widowControl w:val="false"/>
      <w:tabs>
        <w:tab w:val="left" w:pos="1460" w:leader="none"/>
      </w:tabs>
      <w:spacing w:lineRule="atLeast" w:line="220"/>
      <w:ind w:left="1440" w:firstLine="1440"/>
      <w:jc w:val="both"/>
    </w:pPr>
    <w:rPr>
      <w:szCs w:val="20"/>
    </w:rPr>
  </w:style>
  <w:style w:type="paragraph" w:styleId="Header">
    <w:name w:val="Header"/>
    <w:basedOn w:val="Normal"/>
    <w:link w:val="HeaderChar"/>
    <w:uiPriority w:val="99"/>
    <w:rsid w:val="00ba58a8"/>
    <w:pPr>
      <w:suppressLineNumbers/>
      <w:tabs>
        <w:tab w:val="center" w:pos="4320" w:leader="none"/>
        <w:tab w:val="right" w:pos="8640" w:leader="none"/>
      </w:tabs>
    </w:pPr>
    <w:rPr/>
  </w:style>
  <w:style w:type="paragraph" w:styleId="BodyText2">
    <w:name w:val="Body Text 2"/>
    <w:basedOn w:val="Normal"/>
    <w:link w:val="BodyText2Char"/>
    <w:qFormat/>
    <w:rsid w:val="00ba58a8"/>
    <w:pPr>
      <w:spacing w:lineRule="auto" w:line="360"/>
      <w:jc w:val="both"/>
    </w:pPr>
    <w:rPr/>
  </w:style>
  <w:style w:type="paragraph" w:styleId="Annotationtext">
    <w:name w:val="annotation text"/>
    <w:basedOn w:val="Normal"/>
    <w:link w:val="CommentTextChar1"/>
    <w:uiPriority w:val="99"/>
    <w:qFormat/>
    <w:rsid w:val="00ba58a8"/>
    <w:pPr/>
    <w:rPr>
      <w:sz w:val="20"/>
      <w:szCs w:val="20"/>
    </w:rPr>
  </w:style>
  <w:style w:type="paragraph" w:styleId="BodyTextIndent3">
    <w:name w:val="Body Text Indent 3"/>
    <w:basedOn w:val="Normal"/>
    <w:link w:val="BodyTextIndent3Char"/>
    <w:qFormat/>
    <w:rsid w:val="00ba58a8"/>
    <w:pPr>
      <w:spacing w:lineRule="auto" w:line="360"/>
      <w:ind w:firstLine="720"/>
    </w:pPr>
    <w:rPr/>
  </w:style>
  <w:style w:type="paragraph" w:styleId="BodyText3">
    <w:name w:val="Body Text 3"/>
    <w:basedOn w:val="Normal"/>
    <w:link w:val="BodyText3Char"/>
    <w:qFormat/>
    <w:rsid w:val="00ba58a8"/>
    <w:pPr/>
    <w:rPr>
      <w:color w:val="000000"/>
      <w:szCs w:val="20"/>
    </w:rPr>
  </w:style>
  <w:style w:type="paragraph" w:styleId="Tableoffigures">
    <w:name w:val="table of figures"/>
    <w:basedOn w:val="Normal"/>
    <w:next w:val="Normal"/>
    <w:uiPriority w:val="99"/>
    <w:qFormat/>
    <w:rsid w:val="00ba58a8"/>
    <w:pPr>
      <w:tabs>
        <w:tab w:val="right" w:pos="8630" w:leader="dot"/>
      </w:tabs>
      <w:spacing w:lineRule="auto" w:line="360"/>
      <w:ind w:left="475" w:hanging="475"/>
    </w:pPr>
    <w:rPr>
      <w:bCs/>
    </w:rPr>
  </w:style>
  <w:style w:type="paragraph" w:styleId="Footnotetext">
    <w:name w:val="footnote text"/>
    <w:basedOn w:val="Normal"/>
    <w:link w:val="FootnoteTextChar"/>
    <w:semiHidden/>
    <w:qFormat/>
    <w:rsid w:val="00ba58a8"/>
    <w:pPr/>
    <w:rPr>
      <w:sz w:val="20"/>
      <w:szCs w:val="20"/>
    </w:rPr>
  </w:style>
  <w:style w:type="paragraph" w:styleId="Abstract" w:customStyle="1">
    <w:name w:val="Abstract"/>
    <w:basedOn w:val="Normal"/>
    <w:next w:val="Normal"/>
    <w:qFormat/>
    <w:rsid w:val="00ba58a8"/>
    <w:pPr>
      <w:spacing w:before="20" w:after="0"/>
      <w:ind w:firstLine="240"/>
      <w:jc w:val="both"/>
    </w:pPr>
    <w:rPr>
      <w:b/>
      <w:sz w:val="18"/>
      <w:szCs w:val="20"/>
    </w:rPr>
  </w:style>
  <w:style w:type="paragraph" w:styleId="IndexTerms" w:customStyle="1">
    <w:name w:val="IndexTerms"/>
    <w:basedOn w:val="Normal"/>
    <w:next w:val="Normal"/>
    <w:qFormat/>
    <w:rsid w:val="00ba58a8"/>
    <w:pPr>
      <w:ind w:firstLine="240"/>
      <w:jc w:val="both"/>
    </w:pPr>
    <w:rPr>
      <w:b/>
      <w:sz w:val="18"/>
      <w:szCs w:val="20"/>
    </w:rPr>
  </w:style>
  <w:style w:type="paragraph" w:styleId="Authors" w:customStyle="1">
    <w:name w:val="Authors"/>
    <w:basedOn w:val="Normal"/>
    <w:next w:val="Normal"/>
    <w:qFormat/>
    <w:rsid w:val="00ba58a8"/>
    <w:pPr>
      <w:spacing w:before="0" w:after="320"/>
      <w:jc w:val="center"/>
    </w:pPr>
    <w:rPr>
      <w:sz w:val="22"/>
      <w:szCs w:val="20"/>
    </w:rPr>
  </w:style>
  <w:style w:type="paragraph" w:styleId="References" w:customStyle="1">
    <w:name w:val="References"/>
    <w:qFormat/>
    <w:rsid w:val="00ba58a8"/>
    <w:pPr>
      <w:widowControl w:val="false"/>
      <w:jc w:val="both"/>
    </w:pPr>
    <w:rPr>
      <w:rFonts w:ascii="Calibri" w:hAnsi="Calibri" w:eastAsia="Calibri" w:cs="" w:asciiTheme="minorHAnsi" w:cstheme="minorBidi" w:eastAsiaTheme="minorHAnsi" w:hAnsiTheme="minorHAnsi"/>
      <w:color w:val="auto"/>
      <w:sz w:val="16"/>
      <w:szCs w:val="22"/>
      <w:lang w:val="es-AR" w:eastAsia="en-US" w:bidi="ar-SA"/>
    </w:rPr>
  </w:style>
  <w:style w:type="paragraph" w:styleId="ListNumber">
    <w:name w:val="List Number"/>
    <w:basedOn w:val="Normal"/>
    <w:qFormat/>
    <w:rsid w:val="00ba58a8"/>
    <w:pPr>
      <w:ind w:left="360" w:hanging="360"/>
    </w:pPr>
    <w:rPr>
      <w:sz w:val="20"/>
      <w:szCs w:val="20"/>
    </w:rPr>
  </w:style>
  <w:style w:type="paragraph" w:styleId="Theorem" w:customStyle="1">
    <w:name w:val="Theorem"/>
    <w:basedOn w:val="Heading3"/>
    <w:qFormat/>
    <w:rsid w:val="00ba58a8"/>
    <w:pPr>
      <w:numPr>
        <w:ilvl w:val="0"/>
        <w:numId w:val="0"/>
      </w:numPr>
      <w:spacing w:before="0" w:after="0"/>
    </w:pPr>
    <w:rPr>
      <w:rFonts w:cs="Times New Roman"/>
      <w:sz w:val="20"/>
      <w:szCs w:val="20"/>
    </w:rPr>
  </w:style>
  <w:style w:type="paragraph" w:styleId="Lemma" w:customStyle="1">
    <w:name w:val="Lemma"/>
    <w:basedOn w:val="Heading3"/>
    <w:qFormat/>
    <w:rsid w:val="00ba58a8"/>
    <w:pPr>
      <w:numPr>
        <w:ilvl w:val="0"/>
        <w:numId w:val="0"/>
      </w:numPr>
      <w:spacing w:before="0" w:after="0"/>
    </w:pPr>
    <w:rPr>
      <w:rFonts w:cs="Times New Roman"/>
      <w:sz w:val="20"/>
      <w:szCs w:val="20"/>
    </w:rPr>
  </w:style>
  <w:style w:type="paragraph" w:styleId="Text" w:customStyle="1">
    <w:name w:val="Text"/>
    <w:basedOn w:val="Normal"/>
    <w:qFormat/>
    <w:rsid w:val="00ba58a8"/>
    <w:pPr>
      <w:widowControl w:val="false"/>
      <w:spacing w:lineRule="auto" w:line="252"/>
      <w:ind w:firstLine="240"/>
      <w:jc w:val="both"/>
    </w:pPr>
    <w:rPr>
      <w:sz w:val="20"/>
      <w:szCs w:val="20"/>
    </w:rPr>
  </w:style>
  <w:style w:type="paragraph" w:styleId="FigureCaption" w:customStyle="1">
    <w:name w:val="Figure Caption"/>
    <w:basedOn w:val="Normal"/>
    <w:qFormat/>
    <w:rsid w:val="00ba58a8"/>
    <w:pPr>
      <w:jc w:val="both"/>
    </w:pPr>
    <w:rPr>
      <w:sz w:val="16"/>
      <w:szCs w:val="20"/>
    </w:rPr>
  </w:style>
  <w:style w:type="paragraph" w:styleId="TableTitle" w:customStyle="1">
    <w:name w:val="Table Title"/>
    <w:basedOn w:val="Normal"/>
    <w:qFormat/>
    <w:rsid w:val="00ba58a8"/>
    <w:pPr>
      <w:jc w:val="center"/>
    </w:pPr>
    <w:rPr>
      <w:smallCaps/>
      <w:sz w:val="16"/>
      <w:szCs w:val="20"/>
    </w:rPr>
  </w:style>
  <w:style w:type="paragraph" w:styleId="Biography" w:customStyle="1">
    <w:name w:val="Biography"/>
    <w:qFormat/>
    <w:rsid w:val="00ba58a8"/>
    <w:pPr>
      <w:widowControl w:val="false"/>
      <w:spacing w:before="240" w:after="0"/>
      <w:jc w:val="both"/>
    </w:pPr>
    <w:rPr>
      <w:rFonts w:ascii="Times New Roman" w:hAnsi="Times New Roman" w:eastAsia="Calibri" w:cs="" w:cstheme="minorBidi" w:eastAsiaTheme="minorHAnsi"/>
      <w:color w:val="auto"/>
      <w:sz w:val="16"/>
      <w:szCs w:val="22"/>
      <w:lang w:val="es-AR" w:eastAsia="en-US" w:bidi="ar-SA"/>
    </w:rPr>
  </w:style>
  <w:style w:type="paragraph" w:styleId="PlainText">
    <w:name w:val="Plain Text"/>
    <w:basedOn w:val="Normal"/>
    <w:link w:val="PlainTextChar"/>
    <w:qFormat/>
    <w:rsid w:val="00ba58a8"/>
    <w:pPr/>
    <w:rPr>
      <w:rFonts w:ascii="Courier New" w:hAnsi="Courier New"/>
      <w:sz w:val="20"/>
      <w:szCs w:val="20"/>
    </w:rPr>
  </w:style>
  <w:style w:type="paragraph" w:styleId="BiographyBody" w:customStyle="1">
    <w:name w:val="Biography Body"/>
    <w:basedOn w:val="Biography"/>
    <w:qFormat/>
    <w:rsid w:val="00ba58a8"/>
    <w:pPr>
      <w:spacing w:before="0" w:after="0"/>
      <w:ind w:firstLine="240"/>
    </w:pPr>
    <w:rPr/>
  </w:style>
  <w:style w:type="paragraph" w:styleId="FirstParagraph" w:customStyle="1">
    <w:name w:val="First Paragraph"/>
    <w:basedOn w:val="TextBody"/>
    <w:qFormat/>
    <w:rsid w:val="00ba58a8"/>
    <w:pPr/>
    <w:rPr>
      <w:color w:val="00000A"/>
      <w:sz w:val="20"/>
      <w:szCs w:val="20"/>
      <w:lang w:val="pt-BR" w:eastAsia="pt-BR"/>
    </w:rPr>
  </w:style>
  <w:style w:type="paragraph" w:styleId="FigureHeading" w:customStyle="1">
    <w:name w:val="Figure Heading"/>
    <w:basedOn w:val="Normal"/>
    <w:qFormat/>
    <w:rsid w:val="00ba58a8"/>
    <w:pPr>
      <w:jc w:val="center"/>
    </w:pPr>
    <w:rPr>
      <w:b/>
      <w:sz w:val="16"/>
      <w:szCs w:val="20"/>
      <w:lang w:eastAsia="pt-BR"/>
    </w:rPr>
  </w:style>
  <w:style w:type="paragraph" w:styleId="EPRINormal" w:customStyle="1">
    <w:name w:val="EPRI Normal"/>
    <w:qFormat/>
    <w:rsid w:val="00ba58a8"/>
    <w:pPr>
      <w:widowControl/>
      <w:bidi w:val="0"/>
      <w:spacing w:lineRule="auto" w:line="240" w:before="140" w:after="140"/>
      <w:jc w:val="left"/>
    </w:pPr>
    <w:rPr>
      <w:rFonts w:ascii="Tms Rmn" w:hAnsi="Tms Rmn" w:eastAsia="Times New Roman" w:cs="Times New Roman"/>
      <w:color w:val="auto"/>
      <w:sz w:val="24"/>
      <w:szCs w:val="20"/>
      <w:lang w:val="en-US" w:eastAsia="en-US" w:bidi="ar-SA"/>
    </w:rPr>
  </w:style>
  <w:style w:type="paragraph" w:styleId="Title">
    <w:name w:val="Title"/>
    <w:basedOn w:val="Normal"/>
    <w:link w:val="TitleChar"/>
    <w:uiPriority w:val="10"/>
    <w:qFormat/>
    <w:rsid w:val="00ba58a8"/>
    <w:pPr>
      <w:jc w:val="center"/>
    </w:pPr>
    <w:rPr>
      <w:b/>
      <w:sz w:val="32"/>
      <w:szCs w:val="32"/>
    </w:rPr>
  </w:style>
  <w:style w:type="paragraph" w:styleId="BalloonText">
    <w:name w:val="Balloon Text"/>
    <w:basedOn w:val="Normal"/>
    <w:link w:val="BalloonTextChar"/>
    <w:uiPriority w:val="99"/>
    <w:semiHidden/>
    <w:qFormat/>
    <w:rsid w:val="00ba58a8"/>
    <w:pPr/>
    <w:rPr>
      <w:rFonts w:ascii="Tahoma" w:hAnsi="Tahoma" w:cs="Tahoma"/>
      <w:sz w:val="16"/>
      <w:szCs w:val="16"/>
    </w:rPr>
  </w:style>
  <w:style w:type="paragraph" w:styleId="NumberedList" w:customStyle="1">
    <w:name w:val="Numbered List"/>
    <w:basedOn w:val="Normal"/>
    <w:qFormat/>
    <w:rsid w:val="00ba58a8"/>
    <w:pPr>
      <w:tabs>
        <w:tab w:val="left" w:pos="360" w:leader="none"/>
      </w:tabs>
      <w:spacing w:before="0" w:after="60"/>
      <w:ind w:left="619" w:hanging="360"/>
    </w:pPr>
    <w:rPr>
      <w:szCs w:val="20"/>
    </w:rPr>
  </w:style>
  <w:style w:type="paragraph" w:styleId="Folio" w:customStyle="1">
    <w:name w:val="Folio"/>
    <w:basedOn w:val="Normal"/>
    <w:qFormat/>
    <w:rsid w:val="00ba58a8"/>
    <w:pPr>
      <w:jc w:val="center"/>
    </w:pPr>
    <w:rPr>
      <w:rFonts w:ascii="Arial" w:hAnsi="Arial"/>
      <w:sz w:val="20"/>
      <w:szCs w:val="20"/>
    </w:rPr>
  </w:style>
  <w:style w:type="paragraph" w:styleId="EPRIHeading2" w:customStyle="1">
    <w:name w:val="EPRI Heading 2"/>
    <w:basedOn w:val="EPRINormal"/>
    <w:qFormat/>
    <w:rsid w:val="00ba58a8"/>
    <w:pPr>
      <w:keepNext/>
      <w:spacing w:before="280" w:after="140"/>
      <w:outlineLvl w:val="1"/>
    </w:pPr>
    <w:rPr>
      <w:rFonts w:ascii="Helvetica" w:hAnsi="Helvetica"/>
      <w:b/>
      <w:sz w:val="26"/>
    </w:rPr>
  </w:style>
  <w:style w:type="paragraph" w:styleId="Equation" w:customStyle="1">
    <w:name w:val="Equation"/>
    <w:basedOn w:val="Normal"/>
    <w:link w:val="EquationChar"/>
    <w:qFormat/>
    <w:rsid w:val="00ba58a8"/>
    <w:pPr>
      <w:tabs>
        <w:tab w:val="center" w:pos="3960" w:leader="none"/>
        <w:tab w:val="right" w:pos="8640" w:leader="none"/>
      </w:tabs>
      <w:jc w:val="both"/>
    </w:pPr>
    <w:rPr/>
  </w:style>
  <w:style w:type="paragraph" w:styleId="Eq" w:customStyle="1">
    <w:name w:val="Eq"/>
    <w:basedOn w:val="Equation"/>
    <w:link w:val="EqChar"/>
    <w:qFormat/>
    <w:rsid w:val="00ba58a8"/>
    <w:pPr>
      <w:spacing w:lineRule="auto" w:line="360"/>
    </w:pPr>
    <w:rPr/>
  </w:style>
  <w:style w:type="paragraph" w:styleId="DocumentMap">
    <w:name w:val="Document Map"/>
    <w:basedOn w:val="Normal"/>
    <w:link w:val="DocumentMapChar"/>
    <w:semiHidden/>
    <w:qFormat/>
    <w:rsid w:val="00ba58a8"/>
    <w:pPr>
      <w:shd w:val="clear" w:color="auto" w:fill="000080"/>
    </w:pPr>
    <w:rPr>
      <w:rFonts w:ascii="Tahoma" w:hAnsi="Tahoma" w:cs="Tahoma"/>
      <w:sz w:val="20"/>
      <w:szCs w:val="20"/>
    </w:rPr>
  </w:style>
  <w:style w:type="paragraph" w:styleId="TOCHeading">
    <w:name w:val="TOC Heading"/>
    <w:basedOn w:val="Heading1"/>
    <w:next w:val="Normal"/>
    <w:uiPriority w:val="39"/>
    <w:unhideWhenUsed/>
    <w:qFormat/>
    <w:rsid w:val="00ba58a8"/>
    <w:pPr>
      <w:keepLines/>
      <w:numPr>
        <w:ilvl w:val="0"/>
        <w:numId w:val="0"/>
      </w:numPr>
      <w:spacing w:lineRule="auto" w:line="276" w:before="480" w:after="0"/>
    </w:pPr>
    <w:rPr>
      <w:rFonts w:ascii="Calibri Light" w:hAnsi="Calibri Light" w:eastAsia="" w:cs="" w:asciiTheme="majorHAnsi" w:cstheme="majorBidi" w:eastAsiaTheme="majorEastAsia" w:hAnsiTheme="majorHAnsi"/>
      <w:color w:val="2E74B5" w:themeColor="accent1" w:themeShade="bf"/>
      <w:sz w:val="28"/>
      <w:szCs w:val="28"/>
    </w:rPr>
  </w:style>
  <w:style w:type="paragraph" w:styleId="ListsforTOC" w:customStyle="1">
    <w:name w:val="Lists (for TOC)"/>
    <w:basedOn w:val="Heading1"/>
    <w:qFormat/>
    <w:rsid w:val="00ba58a8"/>
    <w:pPr>
      <w:numPr>
        <w:ilvl w:val="0"/>
        <w:numId w:val="0"/>
      </w:numPr>
      <w:jc w:val="center"/>
    </w:pPr>
    <w:rPr>
      <w:rFonts w:ascii="Times New Roman Bold" w:hAnsi="Times New Roman Bold"/>
      <w:b/>
      <w:bCs w:val="false"/>
    </w:rPr>
  </w:style>
  <w:style w:type="paragraph" w:styleId="CenteredNormal" w:customStyle="1">
    <w:name w:val="Centered Normal"/>
    <w:basedOn w:val="Normal"/>
    <w:link w:val="CenteredNormalChar"/>
    <w:qFormat/>
    <w:rsid w:val="00ba58a8"/>
    <w:pPr>
      <w:jc w:val="center"/>
    </w:pPr>
    <w:rPr/>
  </w:style>
  <w:style w:type="paragraph" w:styleId="CenteredNormalSpaced" w:customStyle="1">
    <w:name w:val="Centered Normal Spaced"/>
    <w:basedOn w:val="Normal"/>
    <w:link w:val="CenteredNormalSpacedChar"/>
    <w:qFormat/>
    <w:rsid w:val="00ba58a8"/>
    <w:pPr>
      <w:spacing w:lineRule="auto" w:line="360"/>
      <w:jc w:val="center"/>
    </w:pPr>
    <w:rPr/>
  </w:style>
  <w:style w:type="paragraph" w:styleId="Body" w:customStyle="1">
    <w:name w:val="Body"/>
    <w:basedOn w:val="Normal"/>
    <w:link w:val="BodyChar"/>
    <w:qFormat/>
    <w:rsid w:val="00ba58a8"/>
    <w:pPr>
      <w:spacing w:lineRule="auto" w:line="360"/>
      <w:jc w:val="both"/>
    </w:pPr>
    <w:rPr/>
  </w:style>
  <w:style w:type="paragraph" w:styleId="RightAlignedNormal" w:customStyle="1">
    <w:name w:val="Right Aligned Normal"/>
    <w:basedOn w:val="TextBody"/>
    <w:link w:val="RightAlignedNormalChar"/>
    <w:qFormat/>
    <w:rsid w:val="00ba58a8"/>
    <w:pPr>
      <w:jc w:val="right"/>
    </w:pPr>
    <w:rPr/>
  </w:style>
  <w:style w:type="paragraph" w:styleId="CenteredHeading" w:customStyle="1">
    <w:name w:val="Centered Heading"/>
    <w:basedOn w:val="Normal"/>
    <w:link w:val="CenteredHeadingChar"/>
    <w:qFormat/>
    <w:rsid w:val="00ba58a8"/>
    <w:pPr>
      <w:spacing w:lineRule="auto" w:line="360"/>
      <w:jc w:val="center"/>
    </w:pPr>
    <w:rPr>
      <w:rFonts w:ascii="Times New Roman Bold" w:hAnsi="Times New Roman Bold"/>
      <w:b/>
      <w:bCs/>
      <w:caps/>
      <w:sz w:val="32"/>
      <w:szCs w:val="32"/>
    </w:rPr>
  </w:style>
  <w:style w:type="paragraph" w:styleId="ZToC" w:customStyle="1">
    <w:name w:val="zToC"/>
    <w:basedOn w:val="CenteredHeading"/>
    <w:link w:val="zToCChar"/>
    <w:qFormat/>
    <w:rsid w:val="00ba58a8"/>
    <w:pPr/>
    <w:rPr/>
  </w:style>
  <w:style w:type="paragraph" w:styleId="EqLine" w:customStyle="1">
    <w:name w:val="Eq.Line"/>
    <w:basedOn w:val="Eq"/>
    <w:link w:val="EqLineChar"/>
    <w:qFormat/>
    <w:rsid w:val="00ba58a8"/>
    <w:pPr>
      <w:tabs>
        <w:tab w:val="center" w:pos="4680" w:leader="none"/>
        <w:tab w:val="right" w:pos="9180" w:leader="none"/>
      </w:tabs>
      <w:spacing w:before="80" w:after="80"/>
    </w:pPr>
    <w:rPr/>
  </w:style>
  <w:style w:type="paragraph" w:styleId="StyleTOC1Allcaps" w:customStyle="1">
    <w:name w:val="Style TOC 1 + All caps"/>
    <w:basedOn w:val="Contents1"/>
    <w:qFormat/>
    <w:rsid w:val="00ba58a8"/>
    <w:pPr/>
    <w:rPr>
      <w:bCs w:val="false"/>
      <w:caps/>
    </w:rPr>
  </w:style>
  <w:style w:type="paragraph" w:styleId="StyleTOC1Allcaps1" w:customStyle="1">
    <w:name w:val="Style TOC 1 + All caps1"/>
    <w:basedOn w:val="Contents1"/>
    <w:qFormat/>
    <w:rsid w:val="00ba58a8"/>
    <w:pPr/>
    <w:rPr>
      <w:bCs w:val="false"/>
      <w:caps/>
    </w:rPr>
  </w:style>
  <w:style w:type="paragraph" w:styleId="StyleTOC316pt" w:customStyle="1">
    <w:name w:val="Style TOC 3 + 16 pt"/>
    <w:basedOn w:val="Contents3"/>
    <w:qFormat/>
    <w:rsid w:val="00ba58a8"/>
    <w:pPr/>
    <w:rPr>
      <w:iCs w:val="false"/>
      <w:sz w:val="32"/>
    </w:rPr>
  </w:style>
  <w:style w:type="paragraph" w:styleId="StyleTOC3BoldBlack" w:customStyle="1">
    <w:name w:val="Style TOC 3 + Bold Black"/>
    <w:basedOn w:val="Contents3"/>
    <w:qFormat/>
    <w:rsid w:val="00ba58a8"/>
    <w:pPr/>
    <w:rPr>
      <w:b/>
      <w:bCs/>
      <w:iCs w:val="false"/>
      <w:color w:val="000000"/>
    </w:rPr>
  </w:style>
  <w:style w:type="paragraph" w:styleId="EACLAbstractHeading" w:customStyle="1">
    <w:name w:val="EACL Abstract Heading"/>
    <w:basedOn w:val="Normal"/>
    <w:next w:val="Normal"/>
    <w:qFormat/>
    <w:rsid w:val="00ba58a8"/>
    <w:pPr>
      <w:spacing w:before="240" w:after="240"/>
      <w:ind w:left="0" w:hanging="0"/>
      <w:jc w:val="center"/>
    </w:pPr>
    <w:rPr>
      <w:rFonts w:eastAsia="MS Mincho"/>
      <w:b/>
      <w:szCs w:val="26"/>
      <w:lang w:eastAsia="de-DE"/>
    </w:rPr>
  </w:style>
  <w:style w:type="paragraph" w:styleId="StyleAfter12pt" w:customStyle="1">
    <w:name w:val="Style After:  12 pt"/>
    <w:basedOn w:val="Normal"/>
    <w:qFormat/>
    <w:rsid w:val="00ba58a8"/>
    <w:pPr>
      <w:spacing w:before="0" w:after="240"/>
    </w:pPr>
    <w:rPr>
      <w:szCs w:val="20"/>
    </w:rPr>
  </w:style>
  <w:style w:type="paragraph" w:styleId="AbstractSummary" w:customStyle="1">
    <w:name w:val="Abstract/Summary"/>
    <w:basedOn w:val="Normal"/>
    <w:qFormat/>
    <w:rsid w:val="00ba58a8"/>
    <w:pPr>
      <w:spacing w:before="120" w:after="0"/>
    </w:pPr>
    <w:rPr/>
  </w:style>
  <w:style w:type="paragraph" w:styleId="ListParagraph">
    <w:name w:val="List Paragraph"/>
    <w:basedOn w:val="Normal"/>
    <w:uiPriority w:val="34"/>
    <w:qFormat/>
    <w:rsid w:val="00ba58a8"/>
    <w:pPr>
      <w:spacing w:lineRule="auto" w:line="259" w:before="0" w:after="160"/>
      <w:ind w:left="720" w:hanging="0"/>
      <w:contextualSpacing/>
    </w:pPr>
    <w:rPr>
      <w:rFonts w:ascii="Calibri" w:hAnsi="Calibri" w:eastAsia="Calibri" w:cs="" w:asciiTheme="minorHAnsi" w:cstheme="minorBidi" w:eastAsiaTheme="minorHAnsi" w:hAnsiTheme="minorHAnsi"/>
      <w:sz w:val="22"/>
      <w:szCs w:val="22"/>
    </w:rPr>
  </w:style>
  <w:style w:type="paragraph" w:styleId="BaseText" w:customStyle="1">
    <w:name w:val="Base_Text"/>
    <w:qFormat/>
    <w:rsid w:val="00ba58a8"/>
    <w:pPr>
      <w:widowControl/>
      <w:bidi w:val="0"/>
      <w:spacing w:lineRule="auto" w:line="240" w:before="120" w:after="0"/>
      <w:jc w:val="left"/>
    </w:pPr>
    <w:rPr>
      <w:rFonts w:ascii="Times New Roman" w:hAnsi="Times New Roman" w:eastAsia="Times New Roman" w:cs="Times New Roman"/>
      <w:color w:val="auto"/>
      <w:sz w:val="24"/>
      <w:szCs w:val="24"/>
      <w:lang w:val="en-US" w:eastAsia="en-US" w:bidi="ar-SA"/>
    </w:rPr>
  </w:style>
  <w:style w:type="paragraph" w:styleId="1stparatext" w:customStyle="1">
    <w:name w:val="1st para text"/>
    <w:basedOn w:val="BaseText"/>
    <w:qFormat/>
    <w:rsid w:val="00ba58a8"/>
    <w:pPr/>
    <w:rPr/>
  </w:style>
  <w:style w:type="paragraph" w:styleId="BaseHeading" w:customStyle="1">
    <w:name w:val="Base_Heading"/>
    <w:qFormat/>
    <w:rsid w:val="00ba58a8"/>
    <w:pPr>
      <w:keepNext/>
      <w:widowControl/>
      <w:bidi w:val="0"/>
      <w:spacing w:lineRule="auto" w:line="240" w:before="240" w:after="0"/>
      <w:jc w:val="left"/>
      <w:outlineLvl w:val="0"/>
    </w:pPr>
    <w:rPr>
      <w:rFonts w:ascii="Times New Roman" w:hAnsi="Times New Roman" w:eastAsia="Times New Roman" w:cs="Times New Roman"/>
      <w:color w:val="auto"/>
      <w:sz w:val="28"/>
      <w:szCs w:val="28"/>
      <w:lang w:val="en-US" w:eastAsia="en-US" w:bidi="ar-SA"/>
    </w:rPr>
  </w:style>
  <w:style w:type="paragraph" w:styleId="AbstractHead" w:customStyle="1">
    <w:name w:val="Abstract Head"/>
    <w:basedOn w:val="BaseHeading"/>
    <w:qFormat/>
    <w:rsid w:val="00ba58a8"/>
    <w:pPr/>
    <w:rPr/>
  </w:style>
  <w:style w:type="paragraph" w:styleId="Referencesandnotes" w:customStyle="1">
    <w:name w:val="References and notes"/>
    <w:basedOn w:val="BaseText"/>
    <w:qFormat/>
    <w:rsid w:val="00ba58a8"/>
    <w:pPr>
      <w:ind w:left="720" w:hanging="720"/>
    </w:pPr>
    <w:rPr/>
  </w:style>
  <w:style w:type="paragraph" w:styleId="Acknowledgement" w:customStyle="1">
    <w:name w:val="Acknowledgement"/>
    <w:basedOn w:val="Referencesandnotes"/>
    <w:qFormat/>
    <w:rsid w:val="00ba58a8"/>
    <w:pPr/>
    <w:rPr/>
  </w:style>
  <w:style w:type="paragraph" w:styleId="Subhead" w:customStyle="1">
    <w:name w:val="Subhead"/>
    <w:basedOn w:val="BaseHeading"/>
    <w:qFormat/>
    <w:rsid w:val="00ba58a8"/>
    <w:pPr/>
    <w:rPr>
      <w:b/>
      <w:bCs/>
      <w:sz w:val="24"/>
      <w:szCs w:val="24"/>
    </w:rPr>
  </w:style>
  <w:style w:type="paragraph" w:styleId="AppendixHead" w:customStyle="1">
    <w:name w:val="AppendixHead"/>
    <w:basedOn w:val="Subhead"/>
    <w:qFormat/>
    <w:rsid w:val="00ba58a8"/>
    <w:pPr/>
    <w:rPr/>
  </w:style>
  <w:style w:type="paragraph" w:styleId="AppendixSubhead" w:customStyle="1">
    <w:name w:val="AppendixSubhead"/>
    <w:basedOn w:val="Subhead"/>
    <w:qFormat/>
    <w:rsid w:val="00ba58a8"/>
    <w:pPr/>
    <w:rPr/>
  </w:style>
  <w:style w:type="paragraph" w:styleId="Articletype" w:customStyle="1">
    <w:name w:val="Article type"/>
    <w:basedOn w:val="BaseText"/>
    <w:qFormat/>
    <w:rsid w:val="00ba58a8"/>
    <w:pPr/>
    <w:rPr/>
  </w:style>
  <w:style w:type="paragraph" w:styleId="AuthorAttribute" w:customStyle="1">
    <w:name w:val="Author Attribute"/>
    <w:basedOn w:val="BaseText"/>
    <w:qFormat/>
    <w:rsid w:val="00ba58a8"/>
    <w:pPr>
      <w:spacing w:before="480" w:after="0"/>
    </w:pPr>
    <w:rPr/>
  </w:style>
  <w:style w:type="paragraph" w:styleId="Footnote" w:customStyle="1">
    <w:name w:val="Footnote Text"/>
    <w:basedOn w:val="BaseText"/>
    <w:rsid w:val="00ba58a8"/>
    <w:pPr/>
    <w:rPr/>
  </w:style>
  <w:style w:type="paragraph" w:styleId="AuthorFootnote" w:customStyle="1">
    <w:name w:val="AuthorFootnote"/>
    <w:basedOn w:val="Footnote"/>
    <w:qFormat/>
    <w:rsid w:val="00ba58a8"/>
    <w:pPr/>
    <w:rPr>
      <w:lang w:bidi="he-IL"/>
    </w:rPr>
  </w:style>
  <w:style w:type="paragraph" w:styleId="BookorMeetingInformation" w:customStyle="1">
    <w:name w:val="Book or Meeting Information"/>
    <w:basedOn w:val="BaseText"/>
    <w:qFormat/>
    <w:rsid w:val="00ba58a8"/>
    <w:pPr/>
    <w:rPr/>
  </w:style>
  <w:style w:type="paragraph" w:styleId="BookInformation" w:customStyle="1">
    <w:name w:val="BookInformation"/>
    <w:basedOn w:val="BaseText"/>
    <w:qFormat/>
    <w:rsid w:val="00ba58a8"/>
    <w:pPr/>
    <w:rPr/>
  </w:style>
  <w:style w:type="paragraph" w:styleId="Level2Head" w:customStyle="1">
    <w:name w:val="Level 2 Head"/>
    <w:basedOn w:val="BaseHeading"/>
    <w:qFormat/>
    <w:rsid w:val="00ba58a8"/>
    <w:pPr>
      <w:outlineLvl w:val="1"/>
    </w:pPr>
    <w:rPr>
      <w:i/>
      <w:iCs/>
      <w:sz w:val="24"/>
      <w:szCs w:val="24"/>
    </w:rPr>
  </w:style>
  <w:style w:type="paragraph" w:styleId="BoxLevel2Head" w:customStyle="1">
    <w:name w:val="BoxLevel 2 Head"/>
    <w:basedOn w:val="Level2Head"/>
    <w:qFormat/>
    <w:rsid w:val="00ba58a8"/>
    <w:pPr>
      <w:shd w:val="clear" w:color="auto" w:fill="E6E6E6"/>
    </w:pPr>
    <w:rPr/>
  </w:style>
  <w:style w:type="paragraph" w:styleId="BoxListUnnumbered" w:customStyle="1">
    <w:name w:val="BoxListUnnumbered"/>
    <w:basedOn w:val="BaseText"/>
    <w:qFormat/>
    <w:rsid w:val="00ba58a8"/>
    <w:pPr>
      <w:shd w:val="clear" w:color="auto" w:fill="E6E6E6"/>
      <w:ind w:left="1080" w:hanging="360"/>
    </w:pPr>
    <w:rPr/>
  </w:style>
  <w:style w:type="paragraph" w:styleId="BoxList" w:customStyle="1">
    <w:name w:val="BoxList"/>
    <w:basedOn w:val="BoxListUnnumbered"/>
    <w:qFormat/>
    <w:rsid w:val="00ba58a8"/>
    <w:pPr>
      <w:shd w:fill="E6E6E6" w:val="clear"/>
    </w:pPr>
    <w:rPr/>
  </w:style>
  <w:style w:type="paragraph" w:styleId="BoxSubhead" w:customStyle="1">
    <w:name w:val="BoxSubhead"/>
    <w:basedOn w:val="Subhead"/>
    <w:qFormat/>
    <w:rsid w:val="00ba58a8"/>
    <w:pPr>
      <w:shd w:val="clear" w:color="auto" w:fill="E6E6E6"/>
    </w:pPr>
    <w:rPr/>
  </w:style>
  <w:style w:type="paragraph" w:styleId="Paragraph" w:customStyle="1">
    <w:name w:val="Paragraph"/>
    <w:basedOn w:val="BaseText"/>
    <w:qFormat/>
    <w:rsid w:val="00ba58a8"/>
    <w:pPr>
      <w:ind w:firstLine="720"/>
    </w:pPr>
    <w:rPr/>
  </w:style>
  <w:style w:type="paragraph" w:styleId="BoxText" w:customStyle="1">
    <w:name w:val="BoxText"/>
    <w:basedOn w:val="Paragraph"/>
    <w:qFormat/>
    <w:rsid w:val="00ba58a8"/>
    <w:pPr>
      <w:shd w:val="clear" w:color="auto" w:fill="E6E6E6"/>
    </w:pPr>
    <w:rPr/>
  </w:style>
  <w:style w:type="paragraph" w:styleId="BoxTitle" w:customStyle="1">
    <w:name w:val="BoxTitle"/>
    <w:basedOn w:val="BaseHeading"/>
    <w:qFormat/>
    <w:rsid w:val="00ba58a8"/>
    <w:pPr>
      <w:shd w:val="clear" w:color="auto" w:fill="E6E6E6"/>
    </w:pPr>
    <w:rPr>
      <w:b/>
      <w:sz w:val="24"/>
      <w:szCs w:val="24"/>
    </w:rPr>
  </w:style>
  <w:style w:type="paragraph" w:styleId="BulletedText" w:customStyle="1">
    <w:name w:val="Bulleted Text"/>
    <w:basedOn w:val="BaseText"/>
    <w:qFormat/>
    <w:rsid w:val="00ba58a8"/>
    <w:pPr>
      <w:ind w:left="720" w:hanging="720"/>
    </w:pPr>
    <w:rPr/>
  </w:style>
  <w:style w:type="paragraph" w:styleId="Careermagazine" w:customStyle="1">
    <w:name w:val="career-magazine"/>
    <w:basedOn w:val="BaseText"/>
    <w:qFormat/>
    <w:rsid w:val="00ba58a8"/>
    <w:pPr>
      <w:jc w:val="right"/>
    </w:pPr>
    <w:rPr>
      <w:color w:val="FF0000"/>
    </w:rPr>
  </w:style>
  <w:style w:type="paragraph" w:styleId="Careerstage" w:customStyle="1">
    <w:name w:val="career-stage"/>
    <w:basedOn w:val="BaseText"/>
    <w:qFormat/>
    <w:rsid w:val="00ba58a8"/>
    <w:pPr>
      <w:jc w:val="right"/>
    </w:pPr>
    <w:rPr>
      <w:color w:val="339966"/>
    </w:rPr>
  </w:style>
  <w:style w:type="paragraph" w:styleId="Annotationsubject">
    <w:name w:val="annotation subject"/>
    <w:basedOn w:val="Annotationtext"/>
    <w:link w:val="CommentSubjectChar"/>
    <w:uiPriority w:val="99"/>
    <w:semiHidden/>
    <w:unhideWhenUsed/>
    <w:qFormat/>
    <w:rsid w:val="00ba58a8"/>
    <w:pPr/>
    <w:rPr>
      <w:b/>
      <w:bCs/>
    </w:rPr>
  </w:style>
  <w:style w:type="paragraph" w:styleId="ContinuedParagraph" w:customStyle="1">
    <w:name w:val="ContinuedParagraph"/>
    <w:basedOn w:val="Paragraph"/>
    <w:qFormat/>
    <w:rsid w:val="00ba58a8"/>
    <w:pPr>
      <w:ind w:hanging="0"/>
    </w:pPr>
    <w:rPr/>
  </w:style>
  <w:style w:type="paragraph" w:styleId="Correspondence" w:customStyle="1">
    <w:name w:val="Correspondence"/>
    <w:basedOn w:val="BaseText"/>
    <w:qFormat/>
    <w:rsid w:val="00ba58a8"/>
    <w:pPr>
      <w:spacing w:before="0" w:after="240"/>
    </w:pPr>
    <w:rPr/>
  </w:style>
  <w:style w:type="paragraph" w:styleId="DateAccepted" w:customStyle="1">
    <w:name w:val="Date Accepted"/>
    <w:basedOn w:val="BaseText"/>
    <w:qFormat/>
    <w:rsid w:val="00ba58a8"/>
    <w:pPr>
      <w:spacing w:before="360" w:after="0"/>
    </w:pPr>
    <w:rPr/>
  </w:style>
  <w:style w:type="paragraph" w:styleId="Deck" w:customStyle="1">
    <w:name w:val="Deck"/>
    <w:basedOn w:val="BaseHeading"/>
    <w:qFormat/>
    <w:rsid w:val="00ba58a8"/>
    <w:pPr>
      <w:outlineLvl w:val="1"/>
    </w:pPr>
    <w:rPr/>
  </w:style>
  <w:style w:type="paragraph" w:styleId="DefTerm" w:customStyle="1">
    <w:name w:val="DefTerm"/>
    <w:basedOn w:val="BaseText"/>
    <w:qFormat/>
    <w:rsid w:val="00ba58a8"/>
    <w:pPr>
      <w:ind w:left="720" w:hanging="0"/>
    </w:pPr>
    <w:rPr/>
  </w:style>
  <w:style w:type="paragraph" w:styleId="Definition" w:customStyle="1">
    <w:name w:val="Definition"/>
    <w:basedOn w:val="DefTerm"/>
    <w:qFormat/>
    <w:rsid w:val="00ba58a8"/>
    <w:pPr>
      <w:ind w:left="1080" w:hanging="360"/>
    </w:pPr>
    <w:rPr/>
  </w:style>
  <w:style w:type="paragraph" w:styleId="DefListTitle" w:customStyle="1">
    <w:name w:val="DefListTitle"/>
    <w:basedOn w:val="BaseHeading"/>
    <w:qFormat/>
    <w:rsid w:val="00ba58a8"/>
    <w:pPr/>
    <w:rPr/>
  </w:style>
  <w:style w:type="paragraph" w:styleId="Discipline" w:customStyle="1">
    <w:name w:val="discipline"/>
    <w:basedOn w:val="BaseText"/>
    <w:qFormat/>
    <w:rsid w:val="00ba58a8"/>
    <w:pPr>
      <w:jc w:val="right"/>
    </w:pPr>
    <w:rPr>
      <w:color w:val="993366"/>
    </w:rPr>
  </w:style>
  <w:style w:type="paragraph" w:styleId="Editors" w:customStyle="1">
    <w:name w:val="Editors"/>
    <w:basedOn w:val="Authors"/>
    <w:qFormat/>
    <w:rsid w:val="00ba58a8"/>
    <w:pPr>
      <w:spacing w:before="120" w:after="360"/>
    </w:pPr>
    <w:rPr>
      <w:sz w:val="24"/>
      <w:szCs w:val="24"/>
    </w:rPr>
  </w:style>
  <w:style w:type="paragraph" w:styleId="Endnotetext">
    <w:name w:val="endnote text"/>
    <w:basedOn w:val="Normal"/>
    <w:link w:val="EndnoteTextChar"/>
    <w:semiHidden/>
    <w:qFormat/>
    <w:rsid w:val="00ba58a8"/>
    <w:pPr/>
    <w:rPr>
      <w:rFonts w:ascii="Cambria" w:hAnsi="Cambria" w:eastAsia="Cambria" w:cs="" w:cstheme="minorBidi"/>
      <w:sz w:val="22"/>
      <w:szCs w:val="22"/>
      <w:lang w:val="es-AR"/>
    </w:rPr>
  </w:style>
  <w:style w:type="paragraph" w:styleId="FieldCodes" w:customStyle="1">
    <w:name w:val="FieldCodes"/>
    <w:basedOn w:val="BaseText"/>
    <w:qFormat/>
    <w:rsid w:val="00ba58a8"/>
    <w:pPr/>
    <w:rPr/>
  </w:style>
  <w:style w:type="paragraph" w:styleId="Legend" w:customStyle="1">
    <w:name w:val="Legend"/>
    <w:basedOn w:val="BaseHeading"/>
    <w:qFormat/>
    <w:rsid w:val="00ba58a8"/>
    <w:pPr/>
    <w:rPr>
      <w:sz w:val="24"/>
      <w:szCs w:val="24"/>
    </w:rPr>
  </w:style>
  <w:style w:type="paragraph" w:styleId="FigureCopyright" w:customStyle="1">
    <w:name w:val="FigureCopyright"/>
    <w:basedOn w:val="Legend"/>
    <w:qFormat/>
    <w:rsid w:val="00ba58a8"/>
    <w:pPr>
      <w:spacing w:before="80" w:after="0"/>
    </w:pPr>
    <w:rPr>
      <w:lang w:bidi="he-IL"/>
    </w:rPr>
  </w:style>
  <w:style w:type="paragraph" w:styleId="FigureCredit" w:customStyle="1">
    <w:name w:val="FigureCredit"/>
    <w:basedOn w:val="FigureCopyright"/>
    <w:qFormat/>
    <w:rsid w:val="00ba58a8"/>
    <w:pPr/>
    <w:rPr/>
  </w:style>
  <w:style w:type="paragraph" w:styleId="Gloss" w:customStyle="1">
    <w:name w:val="Gloss"/>
    <w:basedOn w:val="AbstractSummary"/>
    <w:qFormat/>
    <w:rsid w:val="00ba58a8"/>
    <w:pPr/>
    <w:rPr/>
  </w:style>
  <w:style w:type="paragraph" w:styleId="Glossary" w:customStyle="1">
    <w:name w:val="Glossary"/>
    <w:basedOn w:val="BaseText"/>
    <w:qFormat/>
    <w:rsid w:val="00ba58a8"/>
    <w:pPr/>
    <w:rPr/>
  </w:style>
  <w:style w:type="paragraph" w:styleId="GlossHead" w:customStyle="1">
    <w:name w:val="GlossHead"/>
    <w:basedOn w:val="AbstractHead"/>
    <w:qFormat/>
    <w:rsid w:val="00ba58a8"/>
    <w:pPr/>
    <w:rPr/>
  </w:style>
  <w:style w:type="paragraph" w:styleId="GraphicAltText" w:customStyle="1">
    <w:name w:val="GraphicAltText"/>
    <w:basedOn w:val="Legend"/>
    <w:qFormat/>
    <w:rsid w:val="00ba58a8"/>
    <w:pPr/>
    <w:rPr/>
  </w:style>
  <w:style w:type="paragraph" w:styleId="GraphicCredit" w:customStyle="1">
    <w:name w:val="GraphicCredit"/>
    <w:basedOn w:val="FigureCredit"/>
    <w:qFormat/>
    <w:rsid w:val="00ba58a8"/>
    <w:pPr/>
    <w:rPr/>
  </w:style>
  <w:style w:type="paragraph" w:styleId="Head" w:customStyle="1">
    <w:name w:val="Head"/>
    <w:basedOn w:val="BaseHeading"/>
    <w:qFormat/>
    <w:rsid w:val="00ba58a8"/>
    <w:pPr>
      <w:spacing w:before="120" w:after="120"/>
      <w:jc w:val="center"/>
    </w:pPr>
    <w:rPr>
      <w:b/>
      <w:bCs/>
    </w:rPr>
  </w:style>
  <w:style w:type="paragraph" w:styleId="HTMLPreformatted">
    <w:name w:val="HTML Preformatted"/>
    <w:basedOn w:val="Normal"/>
    <w:link w:val="HTMLPreformattedChar"/>
    <w:uiPriority w:val="99"/>
    <w:qFormat/>
    <w:rsid w:val="00ba58a8"/>
    <w:pPr/>
    <w:rPr>
      <w:rFonts w:ascii="Consolas" w:hAnsi="Consolas"/>
      <w:sz w:val="20"/>
      <w:szCs w:val="20"/>
    </w:rPr>
  </w:style>
  <w:style w:type="paragraph" w:styleId="InstructionsText" w:customStyle="1">
    <w:name w:val="Instructions Text"/>
    <w:basedOn w:val="BaseText"/>
    <w:qFormat/>
    <w:rsid w:val="00ba58a8"/>
    <w:pPr/>
    <w:rPr/>
  </w:style>
  <w:style w:type="paragraph" w:styleId="Overline" w:customStyle="1">
    <w:name w:val="Overline"/>
    <w:basedOn w:val="BaseText"/>
    <w:qFormat/>
    <w:rsid w:val="00ba58a8"/>
    <w:pPr/>
    <w:rPr/>
  </w:style>
  <w:style w:type="paragraph" w:styleId="IssueName" w:customStyle="1">
    <w:name w:val="IssueName"/>
    <w:basedOn w:val="Overline"/>
    <w:qFormat/>
    <w:rsid w:val="00ba58a8"/>
    <w:pPr/>
    <w:rPr/>
  </w:style>
  <w:style w:type="paragraph" w:styleId="Keywords" w:customStyle="1">
    <w:name w:val="Keywords"/>
    <w:basedOn w:val="BaseText"/>
    <w:qFormat/>
    <w:rsid w:val="00ba58a8"/>
    <w:pPr/>
    <w:rPr/>
  </w:style>
  <w:style w:type="paragraph" w:styleId="Level3Head" w:customStyle="1">
    <w:name w:val="Level 3 Head"/>
    <w:basedOn w:val="BaseHeading"/>
    <w:qFormat/>
    <w:rsid w:val="00ba58a8"/>
    <w:pPr>
      <w:outlineLvl w:val="2"/>
    </w:pPr>
    <w:rPr>
      <w:sz w:val="24"/>
      <w:szCs w:val="24"/>
      <w:u w:val="single"/>
    </w:rPr>
  </w:style>
  <w:style w:type="paragraph" w:styleId="Level4Head" w:customStyle="1">
    <w:name w:val="Level 4 Head"/>
    <w:basedOn w:val="BaseHeading"/>
    <w:qFormat/>
    <w:rsid w:val="00ba58a8"/>
    <w:pPr>
      <w:ind w:left="346" w:hanging="0"/>
    </w:pPr>
    <w:rPr>
      <w:sz w:val="24"/>
      <w:szCs w:val="24"/>
    </w:rPr>
  </w:style>
  <w:style w:type="paragraph" w:styleId="Literaryquote" w:customStyle="1">
    <w:name w:val="Literary quote"/>
    <w:basedOn w:val="BaseText"/>
    <w:qFormat/>
    <w:rsid w:val="00ba58a8"/>
    <w:pPr>
      <w:ind w:left="1440" w:right="1440" w:hanging="0"/>
    </w:pPr>
    <w:rPr/>
  </w:style>
  <w:style w:type="paragraph" w:styleId="MaterialsText" w:customStyle="1">
    <w:name w:val="Materials Text"/>
    <w:basedOn w:val="BaseText"/>
    <w:qFormat/>
    <w:rsid w:val="00ba58a8"/>
    <w:pPr/>
    <w:rPr/>
  </w:style>
  <w:style w:type="paragraph" w:styleId="NoteInProof" w:customStyle="1">
    <w:name w:val="NoteInProof"/>
    <w:basedOn w:val="BaseText"/>
    <w:qFormat/>
    <w:rsid w:val="00ba58a8"/>
    <w:pPr/>
    <w:rPr/>
  </w:style>
  <w:style w:type="paragraph" w:styleId="Notes" w:customStyle="1">
    <w:name w:val="Notes"/>
    <w:basedOn w:val="BaseText"/>
    <w:qFormat/>
    <w:rsid w:val="00ba58a8"/>
    <w:pPr/>
    <w:rPr>
      <w:i/>
    </w:rPr>
  </w:style>
  <w:style w:type="paragraph" w:styleId="NotesHelvetica" w:customStyle="1">
    <w:name w:val="Notes-Helvetica"/>
    <w:basedOn w:val="BaseText"/>
    <w:qFormat/>
    <w:rsid w:val="00ba58a8"/>
    <w:pPr/>
    <w:rPr>
      <w:i/>
    </w:rPr>
  </w:style>
  <w:style w:type="paragraph" w:styleId="NumberedInstructions" w:customStyle="1">
    <w:name w:val="Numbered Instructions"/>
    <w:basedOn w:val="BaseText"/>
    <w:qFormat/>
    <w:rsid w:val="00ba58a8"/>
    <w:pPr/>
    <w:rPr/>
  </w:style>
  <w:style w:type="paragraph" w:styleId="OutlineLevel1" w:customStyle="1">
    <w:name w:val="OutlineLevel1"/>
    <w:basedOn w:val="BaseHeading"/>
    <w:qFormat/>
    <w:rsid w:val="00ba58a8"/>
    <w:pPr/>
    <w:rPr>
      <w:b/>
      <w:bCs/>
    </w:rPr>
  </w:style>
  <w:style w:type="paragraph" w:styleId="OutlineLevel2" w:customStyle="1">
    <w:name w:val="OutlineLevel2"/>
    <w:basedOn w:val="BaseHeading"/>
    <w:qFormat/>
    <w:rsid w:val="00ba58a8"/>
    <w:pPr>
      <w:ind w:left="360" w:hanging="0"/>
      <w:outlineLvl w:val="1"/>
    </w:pPr>
    <w:rPr>
      <w:b/>
      <w:bCs/>
      <w:sz w:val="24"/>
      <w:szCs w:val="24"/>
    </w:rPr>
  </w:style>
  <w:style w:type="paragraph" w:styleId="OutlineLevel3" w:customStyle="1">
    <w:name w:val="OutlineLevel3"/>
    <w:basedOn w:val="BaseHeading"/>
    <w:qFormat/>
    <w:rsid w:val="00ba58a8"/>
    <w:pPr>
      <w:ind w:left="720" w:hanging="0"/>
      <w:outlineLvl w:val="2"/>
    </w:pPr>
    <w:rPr>
      <w:b/>
      <w:bCs/>
      <w:sz w:val="24"/>
      <w:szCs w:val="24"/>
    </w:rPr>
  </w:style>
  <w:style w:type="paragraph" w:styleId="Preformat" w:customStyle="1">
    <w:name w:val="Preformat"/>
    <w:basedOn w:val="BaseText"/>
    <w:qFormat/>
    <w:rsid w:val="00ba58a8"/>
    <w:pPr>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s>
    </w:pPr>
    <w:rPr>
      <w:rFonts w:ascii="Courier New" w:hAnsi="Courier New" w:cs="Courier New"/>
    </w:rPr>
  </w:style>
  <w:style w:type="paragraph" w:styleId="ProductAuthors" w:customStyle="1">
    <w:name w:val="ProductAuthors"/>
    <w:basedOn w:val="BaseText"/>
    <w:qFormat/>
    <w:rsid w:val="00ba58a8"/>
    <w:pPr/>
    <w:rPr/>
  </w:style>
  <w:style w:type="paragraph" w:styleId="ProductInformation" w:customStyle="1">
    <w:name w:val="ProductInformation"/>
    <w:basedOn w:val="BaseText"/>
    <w:qFormat/>
    <w:rsid w:val="00ba58a8"/>
    <w:pPr/>
    <w:rPr/>
  </w:style>
  <w:style w:type="paragraph" w:styleId="ProductTitle" w:customStyle="1">
    <w:name w:val="ProductTitle"/>
    <w:basedOn w:val="BaseText"/>
    <w:qFormat/>
    <w:rsid w:val="00ba58a8"/>
    <w:pPr/>
    <w:rPr>
      <w:b/>
      <w:bCs/>
    </w:rPr>
  </w:style>
  <w:style w:type="paragraph" w:styleId="PublishedOnline" w:customStyle="1">
    <w:name w:val="Published Online"/>
    <w:basedOn w:val="DateAccepted"/>
    <w:qFormat/>
    <w:rsid w:val="00ba58a8"/>
    <w:pPr/>
    <w:rPr/>
  </w:style>
  <w:style w:type="paragraph" w:styleId="RecipeMaterials" w:customStyle="1">
    <w:name w:val="Recipe Materials"/>
    <w:basedOn w:val="BaseText"/>
    <w:qFormat/>
    <w:rsid w:val="00ba58a8"/>
    <w:pPr/>
    <w:rPr/>
  </w:style>
  <w:style w:type="paragraph" w:styleId="Refhead" w:customStyle="1">
    <w:name w:val="Ref head"/>
    <w:basedOn w:val="BaseHeading"/>
    <w:qFormat/>
    <w:rsid w:val="00ba58a8"/>
    <w:pPr>
      <w:spacing w:before="120" w:after="120"/>
    </w:pPr>
    <w:rPr>
      <w:b/>
      <w:bCs/>
      <w:sz w:val="24"/>
      <w:szCs w:val="24"/>
    </w:rPr>
  </w:style>
  <w:style w:type="paragraph" w:styleId="ReferenceNote" w:customStyle="1">
    <w:name w:val="Reference Note"/>
    <w:basedOn w:val="Referencesandnotes"/>
    <w:qFormat/>
    <w:rsid w:val="00ba58a8"/>
    <w:pPr/>
    <w:rPr/>
  </w:style>
  <w:style w:type="paragraph" w:styleId="ReferencesandnotesLong" w:customStyle="1">
    <w:name w:val="References and notes Long"/>
    <w:basedOn w:val="BaseText"/>
    <w:qFormat/>
    <w:rsid w:val="00ba58a8"/>
    <w:pPr>
      <w:ind w:left="720" w:hanging="720"/>
    </w:pPr>
    <w:rPr/>
  </w:style>
  <w:style w:type="paragraph" w:styleId="Region" w:customStyle="1">
    <w:name w:val="region"/>
    <w:basedOn w:val="BaseText"/>
    <w:qFormat/>
    <w:rsid w:val="00ba58a8"/>
    <w:pPr>
      <w:jc w:val="right"/>
    </w:pPr>
    <w:rPr>
      <w:color w:val="0000FF"/>
    </w:rPr>
  </w:style>
  <w:style w:type="paragraph" w:styleId="RelatedArticle" w:customStyle="1">
    <w:name w:val="RelatedArticle"/>
    <w:basedOn w:val="Referencesandnotes"/>
    <w:qFormat/>
    <w:rsid w:val="00ba58a8"/>
    <w:pPr/>
    <w:rPr/>
  </w:style>
  <w:style w:type="paragraph" w:styleId="RunHead" w:customStyle="1">
    <w:name w:val="RunHead"/>
    <w:basedOn w:val="BaseText"/>
    <w:qFormat/>
    <w:rsid w:val="00ba58a8"/>
    <w:pPr/>
    <w:rPr/>
  </w:style>
  <w:style w:type="paragraph" w:styleId="SOMContent" w:customStyle="1">
    <w:name w:val="SOMContent"/>
    <w:basedOn w:val="1stparatext"/>
    <w:qFormat/>
    <w:rsid w:val="00ba58a8"/>
    <w:pPr/>
    <w:rPr/>
  </w:style>
  <w:style w:type="paragraph" w:styleId="SOMHead" w:customStyle="1">
    <w:name w:val="SOMHead"/>
    <w:basedOn w:val="BaseHeading"/>
    <w:qFormat/>
    <w:rsid w:val="00ba58a8"/>
    <w:pPr/>
    <w:rPr>
      <w:b/>
      <w:sz w:val="24"/>
      <w:szCs w:val="24"/>
    </w:rPr>
  </w:style>
  <w:style w:type="paragraph" w:styleId="Speaker" w:customStyle="1">
    <w:name w:val="Speaker"/>
    <w:basedOn w:val="Paragraph"/>
    <w:qFormat/>
    <w:rsid w:val="00ba58a8"/>
    <w:pPr/>
    <w:rPr>
      <w:b/>
      <w:lang w:bidi="he-IL"/>
    </w:rPr>
  </w:style>
  <w:style w:type="paragraph" w:styleId="Speech" w:customStyle="1">
    <w:name w:val="Speech"/>
    <w:basedOn w:val="Paragraph"/>
    <w:qFormat/>
    <w:rsid w:val="00ba58a8"/>
    <w:pPr/>
    <w:rPr>
      <w:lang w:bidi="he-IL"/>
    </w:rPr>
  </w:style>
  <w:style w:type="paragraph" w:styleId="SXAbstract" w:customStyle="1">
    <w:name w:val="SX-Abstract"/>
    <w:basedOn w:val="Normal"/>
    <w:qFormat/>
    <w:rsid w:val="00ba58a8"/>
    <w:pPr>
      <w:widowControl w:val="false"/>
      <w:spacing w:lineRule="exact" w:line="210" w:before="120" w:after="240"/>
      <w:ind w:left="700" w:right="700" w:hanging="0"/>
      <w:jc w:val="both"/>
    </w:pPr>
    <w:rPr>
      <w:rFonts w:ascii="BlissRegular" w:hAnsi="BlissRegular"/>
      <w:b/>
      <w:sz w:val="20"/>
      <w:szCs w:val="20"/>
    </w:rPr>
  </w:style>
  <w:style w:type="paragraph" w:styleId="SXAffiliation" w:customStyle="1">
    <w:name w:val="SX-Affiliation"/>
    <w:basedOn w:val="Normal"/>
    <w:next w:val="Normal"/>
    <w:qFormat/>
    <w:rsid w:val="00ba58a8"/>
    <w:pPr>
      <w:spacing w:lineRule="exact" w:line="190" w:before="0" w:after="160"/>
    </w:pPr>
    <w:rPr>
      <w:rFonts w:ascii="BlissRegular" w:hAnsi="BlissRegular"/>
      <w:sz w:val="16"/>
      <w:szCs w:val="20"/>
    </w:rPr>
  </w:style>
  <w:style w:type="paragraph" w:styleId="SXArticlehead" w:customStyle="1">
    <w:name w:val="SX-Article head"/>
    <w:basedOn w:val="Normal"/>
    <w:qFormat/>
    <w:rsid w:val="00ba58a8"/>
    <w:pPr>
      <w:spacing w:lineRule="exact" w:line="210" w:before="210" w:after="0"/>
      <w:ind w:firstLine="288"/>
      <w:jc w:val="both"/>
    </w:pPr>
    <w:rPr>
      <w:b/>
      <w:sz w:val="18"/>
      <w:szCs w:val="20"/>
    </w:rPr>
  </w:style>
  <w:style w:type="paragraph" w:styleId="SXAuthornames" w:customStyle="1">
    <w:name w:val="SX-Author names"/>
    <w:basedOn w:val="Normal"/>
    <w:qFormat/>
    <w:rsid w:val="00ba58a8"/>
    <w:pPr>
      <w:spacing w:lineRule="exact" w:line="210" w:before="0" w:after="120"/>
    </w:pPr>
    <w:rPr>
      <w:rFonts w:ascii="BlissMedium" w:hAnsi="BlissMedium"/>
      <w:sz w:val="20"/>
      <w:szCs w:val="20"/>
    </w:rPr>
  </w:style>
  <w:style w:type="paragraph" w:styleId="SXBodytext" w:customStyle="1">
    <w:name w:val="SX-Body text"/>
    <w:basedOn w:val="Normal"/>
    <w:next w:val="Normal"/>
    <w:qFormat/>
    <w:rsid w:val="00ba58a8"/>
    <w:pPr>
      <w:spacing w:lineRule="exact" w:line="210"/>
      <w:ind w:firstLine="288"/>
      <w:jc w:val="both"/>
    </w:pPr>
    <w:rPr>
      <w:sz w:val="18"/>
      <w:szCs w:val="20"/>
    </w:rPr>
  </w:style>
  <w:style w:type="paragraph" w:styleId="SXBodytextflush" w:customStyle="1">
    <w:name w:val="SX-Body text flush"/>
    <w:basedOn w:val="SXBodytext"/>
    <w:qFormat/>
    <w:rsid w:val="00ba58a8"/>
    <w:pPr>
      <w:ind w:hanging="0"/>
    </w:pPr>
    <w:rPr/>
  </w:style>
  <w:style w:type="paragraph" w:styleId="SXCorrespondence" w:customStyle="1">
    <w:name w:val="SX-Correspondence"/>
    <w:basedOn w:val="SXAffiliation"/>
    <w:qFormat/>
    <w:rsid w:val="00ba58a8"/>
    <w:pPr>
      <w:spacing w:before="0" w:after="80"/>
    </w:pPr>
    <w:rPr/>
  </w:style>
  <w:style w:type="paragraph" w:styleId="SXDate" w:customStyle="1">
    <w:name w:val="SX-Date"/>
    <w:basedOn w:val="Normal"/>
    <w:qFormat/>
    <w:rsid w:val="00ba58a8"/>
    <w:pPr>
      <w:spacing w:lineRule="exact" w:line="190" w:before="180" w:after="0"/>
      <w:ind w:left="245" w:hanging="245"/>
      <w:jc w:val="both"/>
    </w:pPr>
    <w:rPr>
      <w:sz w:val="16"/>
      <w:szCs w:val="20"/>
    </w:rPr>
  </w:style>
  <w:style w:type="paragraph" w:styleId="SXEquation" w:customStyle="1">
    <w:name w:val="SX-Equation"/>
    <w:basedOn w:val="SXBodytextflush"/>
    <w:qFormat/>
    <w:rsid w:val="00ba58a8"/>
    <w:pPr>
      <w:spacing w:lineRule="auto" w:line="240"/>
      <w:jc w:val="center"/>
    </w:pPr>
    <w:rPr/>
  </w:style>
  <w:style w:type="paragraph" w:styleId="SXLegend" w:customStyle="1">
    <w:name w:val="SX-Legend"/>
    <w:basedOn w:val="SXAuthornames"/>
    <w:qFormat/>
    <w:rsid w:val="00ba58a8"/>
    <w:pPr>
      <w:jc w:val="both"/>
    </w:pPr>
    <w:rPr>
      <w:sz w:val="18"/>
    </w:rPr>
  </w:style>
  <w:style w:type="paragraph" w:styleId="SXReferences" w:customStyle="1">
    <w:name w:val="SX-References"/>
    <w:basedOn w:val="Normal"/>
    <w:qFormat/>
    <w:rsid w:val="00ba58a8"/>
    <w:pPr>
      <w:spacing w:lineRule="exact" w:line="190"/>
      <w:ind w:left="245" w:hanging="245"/>
      <w:jc w:val="both"/>
    </w:pPr>
    <w:rPr>
      <w:sz w:val="16"/>
      <w:szCs w:val="20"/>
    </w:rPr>
  </w:style>
  <w:style w:type="paragraph" w:styleId="SXRefHead" w:customStyle="1">
    <w:name w:val="SX-RefHead"/>
    <w:basedOn w:val="Normal"/>
    <w:qFormat/>
    <w:rsid w:val="00ba58a8"/>
    <w:pPr>
      <w:spacing w:lineRule="exact" w:line="190" w:before="200" w:after="0"/>
    </w:pPr>
    <w:rPr>
      <w:b/>
      <w:sz w:val="16"/>
      <w:szCs w:val="20"/>
    </w:rPr>
  </w:style>
  <w:style w:type="paragraph" w:styleId="SXSOMHead" w:customStyle="1">
    <w:name w:val="SX-SOMHead"/>
    <w:basedOn w:val="SXRefHead"/>
    <w:qFormat/>
    <w:rsid w:val="00ba58a8"/>
    <w:pPr/>
    <w:rPr/>
  </w:style>
  <w:style w:type="paragraph" w:styleId="SXTablehead" w:customStyle="1">
    <w:name w:val="SX-Tablehead"/>
    <w:basedOn w:val="Normal"/>
    <w:qFormat/>
    <w:rsid w:val="00ba58a8"/>
    <w:pPr/>
    <w:rPr>
      <w:sz w:val="20"/>
    </w:rPr>
  </w:style>
  <w:style w:type="paragraph" w:styleId="SXTablelegend" w:customStyle="1">
    <w:name w:val="SX-Tablelegend"/>
    <w:basedOn w:val="Normal"/>
    <w:qFormat/>
    <w:rsid w:val="00ba58a8"/>
    <w:pPr>
      <w:spacing w:lineRule="exact" w:line="190"/>
      <w:ind w:left="245" w:hanging="245"/>
      <w:jc w:val="both"/>
    </w:pPr>
    <w:rPr>
      <w:sz w:val="16"/>
      <w:szCs w:val="20"/>
    </w:rPr>
  </w:style>
  <w:style w:type="paragraph" w:styleId="SXTabletext" w:customStyle="1">
    <w:name w:val="SX-Tabletext"/>
    <w:basedOn w:val="Normal"/>
    <w:qFormat/>
    <w:rsid w:val="00ba58a8"/>
    <w:pPr>
      <w:spacing w:lineRule="exact" w:line="210"/>
      <w:jc w:val="center"/>
    </w:pPr>
    <w:rPr>
      <w:sz w:val="18"/>
      <w:szCs w:val="20"/>
    </w:rPr>
  </w:style>
  <w:style w:type="paragraph" w:styleId="SXTabletitle" w:customStyle="1">
    <w:name w:val="SX-Tabletitle"/>
    <w:basedOn w:val="Normal"/>
    <w:qFormat/>
    <w:rsid w:val="00ba58a8"/>
    <w:pPr>
      <w:spacing w:lineRule="exact" w:line="210" w:before="0" w:after="120"/>
      <w:jc w:val="both"/>
    </w:pPr>
    <w:rPr>
      <w:rFonts w:ascii="BlissMedium" w:hAnsi="BlissMedium"/>
      <w:sz w:val="18"/>
      <w:szCs w:val="20"/>
    </w:rPr>
  </w:style>
  <w:style w:type="paragraph" w:styleId="SXTitle" w:customStyle="1">
    <w:name w:val="SX-Title"/>
    <w:basedOn w:val="Normal"/>
    <w:qFormat/>
    <w:rsid w:val="00ba58a8"/>
    <w:pPr>
      <w:spacing w:lineRule="exact" w:line="500" w:before="0" w:after="240"/>
    </w:pPr>
    <w:rPr>
      <w:rFonts w:ascii="BlissBold" w:hAnsi="BlissBold"/>
      <w:b/>
      <w:sz w:val="44"/>
      <w:szCs w:val="20"/>
    </w:rPr>
  </w:style>
  <w:style w:type="paragraph" w:styleId="Tablecolumnhead" w:customStyle="1">
    <w:name w:val="Table column head"/>
    <w:basedOn w:val="BaseText"/>
    <w:qFormat/>
    <w:rsid w:val="00ba58a8"/>
    <w:pPr>
      <w:spacing w:before="0" w:after="0"/>
    </w:pPr>
    <w:rPr/>
  </w:style>
  <w:style w:type="paragraph" w:styleId="Tabletext" w:customStyle="1">
    <w:name w:val="Table text"/>
    <w:basedOn w:val="BaseText"/>
    <w:qFormat/>
    <w:rsid w:val="00ba58a8"/>
    <w:pPr>
      <w:spacing w:before="0" w:after="0"/>
    </w:pPr>
    <w:rPr/>
  </w:style>
  <w:style w:type="paragraph" w:styleId="TableLegend" w:customStyle="1">
    <w:name w:val="TableLegend"/>
    <w:basedOn w:val="BaseText"/>
    <w:qFormat/>
    <w:rsid w:val="00ba58a8"/>
    <w:pPr>
      <w:spacing w:before="0" w:after="0"/>
    </w:pPr>
    <w:rPr/>
  </w:style>
  <w:style w:type="paragraph" w:styleId="TableTitle1" w:customStyle="1">
    <w:name w:val="TableTitle"/>
    <w:basedOn w:val="BaseHeading"/>
    <w:qFormat/>
    <w:rsid w:val="00ba58a8"/>
    <w:pPr/>
    <w:rPr/>
  </w:style>
  <w:style w:type="paragraph" w:styleId="Teaser" w:customStyle="1">
    <w:name w:val="Teaser"/>
    <w:basedOn w:val="BaseText"/>
    <w:qFormat/>
    <w:rsid w:val="00ba58a8"/>
    <w:pPr/>
    <w:rPr/>
  </w:style>
  <w:style w:type="paragraph" w:styleId="TWIS" w:customStyle="1">
    <w:name w:val="TWIS"/>
    <w:basedOn w:val="AbstractSummary"/>
    <w:qFormat/>
    <w:rsid w:val="00ba58a8"/>
    <w:pPr/>
    <w:rPr/>
  </w:style>
  <w:style w:type="paragraph" w:styleId="TWISorEC" w:customStyle="1">
    <w:name w:val="TWIS or EC"/>
    <w:basedOn w:val="Normal"/>
    <w:qFormat/>
    <w:rsid w:val="00ba58a8"/>
    <w:pPr>
      <w:spacing w:lineRule="exact" w:line="210"/>
    </w:pPr>
    <w:rPr>
      <w:rFonts w:ascii="BlissRegular" w:hAnsi="BlissRegular"/>
      <w:sz w:val="19"/>
      <w:szCs w:val="20"/>
    </w:rPr>
  </w:style>
  <w:style w:type="paragraph" w:styleId="Worksector" w:customStyle="1">
    <w:name w:val="work-sector"/>
    <w:basedOn w:val="BaseText"/>
    <w:qFormat/>
    <w:rsid w:val="00ba58a8"/>
    <w:pPr>
      <w:jc w:val="right"/>
    </w:pPr>
    <w:rPr>
      <w:color w:val="003300"/>
    </w:rPr>
  </w:style>
  <w:style w:type="paragraph" w:styleId="DOI" w:customStyle="1">
    <w:name w:val="DOI"/>
    <w:basedOn w:val="DateAccepted"/>
    <w:qFormat/>
    <w:rsid w:val="00ba58a8"/>
    <w:pPr/>
    <w:rPr/>
  </w:style>
  <w:style w:type="paragraph" w:styleId="Figcap" w:customStyle="1">
    <w:name w:val="figcap"/>
    <w:basedOn w:val="Normal"/>
    <w:qFormat/>
    <w:rsid w:val="00ba58a8"/>
    <w:pPr>
      <w:spacing w:before="0" w:after="120"/>
    </w:pPr>
    <w:rPr>
      <w:rFonts w:ascii="Calibri" w:hAnsi="Calibri" w:eastAsia="Calibri" w:cs="" w:asciiTheme="minorHAnsi" w:cstheme="minorBidi" w:eastAsiaTheme="minorHAnsi" w:hAnsiTheme="minorHAnsi"/>
      <w:sz w:val="22"/>
      <w:szCs w:val="22"/>
    </w:rPr>
  </w:style>
  <w:style w:type="paragraph" w:styleId="Revision">
    <w:name w:val="Revision"/>
    <w:uiPriority w:val="99"/>
    <w:qFormat/>
    <w:rsid w:val="00ba58a8"/>
    <w:pPr>
      <w:widowControl/>
      <w:bidi w:val="0"/>
      <w:spacing w:lineRule="auto" w:line="240" w:before="0" w:after="0"/>
      <w:jc w:val="left"/>
    </w:pPr>
    <w:rPr>
      <w:rFonts w:ascii="Calibri" w:hAnsi="Calibri" w:eastAsia="Calibri" w:cs="" w:asciiTheme="minorHAnsi" w:cstheme="minorBidi" w:eastAsiaTheme="minorHAnsi" w:hAnsiTheme="minorHAnsi"/>
      <w:color w:val="auto"/>
      <w:sz w:val="24"/>
      <w:szCs w:val="22"/>
      <w:lang w:val="en-US" w:eastAsia="en-US" w:bidi="ar-SA"/>
    </w:rPr>
  </w:style>
  <w:style w:type="paragraph" w:styleId="Standard" w:customStyle="1">
    <w:name w:val="Standard"/>
    <w:qFormat/>
    <w:rsid w:val="00ba58a8"/>
    <w:pPr>
      <w:widowControl w:val="false"/>
      <w:suppressAutoHyphens w:val="true"/>
      <w:bidi w:val="0"/>
      <w:spacing w:lineRule="auto" w:line="240" w:before="0" w:after="0"/>
      <w:jc w:val="left"/>
      <w:textAlignment w:val="baseline"/>
    </w:pPr>
    <w:rPr>
      <w:rFonts w:ascii="Times New Roman" w:hAnsi="Times New Roman" w:eastAsia="SimSun" w:cs="Mangal"/>
      <w:color w:val="auto"/>
      <w:sz w:val="24"/>
      <w:szCs w:val="24"/>
      <w:lang w:val="pt-PT" w:eastAsia="zh-CN" w:bidi="hi-IN"/>
    </w:rPr>
  </w:style>
  <w:style w:type="paragraph" w:styleId="PreformattedText">
    <w:name w:val="Preformatted Text"/>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datalimited/datalimited" TargetMode="External"/><Relationship Id="rId3" Type="http://schemas.openxmlformats.org/officeDocument/2006/relationships/hyperlink" Target="https://github.com/shcaba/SSS" TargetMode="External"/><Relationship Id="rId4" Type="http://schemas.openxmlformats.org/officeDocument/2006/relationships/hyperlink" Target="https://CRAN.R-project.org/package=fishmethods" TargetMode="External"/><Relationship Id="rId5" Type="http://schemas.openxmlformats.org/officeDocument/2006/relationships/hyperlink" Target=""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comments" Target="comments.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832D5-6044-4D5F-AAC0-B4292CD2C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Application>LibreOffice/5.1.6.2$Linux_X86_64 LibreOffice_project/10m0$Build-2</Application>
  <Pages>29</Pages>
  <Words>26917</Words>
  <CharactersWithSpaces>148049</CharactersWithSpaces>
  <Paragraphs>349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2018-09-17T23:03:00Z</dcterms:created>
  <dc:creator>Windows User</dc:creator>
  <dc:description/>
  <dc:language>en-US</dc:language>
  <cp:lastModifiedBy/>
  <dcterms:modified xsi:type="dcterms:W3CDTF">2018-10-03T10:05:39Z</dcterms:modified>
  <cp:revision>51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Mendeley Citation Style_1">
    <vt:lpwstr>http://www.zotero.org/styles/ices-journal-of-marine-science</vt:lpwstr>
  </property>
  <property fmtid="{D5CDD505-2E9C-101B-9397-08002B2CF9AE}" pid="7" name="Mendeley Document_1">
    <vt:lpwstr>True</vt:lpwstr>
  </property>
  <property fmtid="{D5CDD505-2E9C-101B-9397-08002B2CF9AE}" pid="8" name="Mendeley Recent Style Id 0_1">
    <vt:lpwstr>http://www.zotero.org/styles/apa</vt:lpwstr>
  </property>
  <property fmtid="{D5CDD505-2E9C-101B-9397-08002B2CF9AE}" pid="9" name="Mendeley Recent Style Id 1_1">
    <vt:lpwstr>http://www.zotero.org/styles/american-sociological-association</vt:lpwstr>
  </property>
  <property fmtid="{D5CDD505-2E9C-101B-9397-08002B2CF9AE}" pid="10" name="Mendeley Recent Style Id 2_1">
    <vt:lpwstr>http://www.zotero.org/styles/chicago-author-date</vt:lpwstr>
  </property>
  <property fmtid="{D5CDD505-2E9C-101B-9397-08002B2CF9AE}" pid="11" name="Mendeley Recent Style Id 3_1">
    <vt:lpwstr>http://www.zotero.org/styles/harvard-cite-them-right</vt:lpwstr>
  </property>
  <property fmtid="{D5CDD505-2E9C-101B-9397-08002B2CF9AE}" pid="12" name="Mendeley Recent Style Id 4_1">
    <vt:lpwstr>http://www.zotero.org/styles/fish-and-fisheries</vt:lpwstr>
  </property>
  <property fmtid="{D5CDD505-2E9C-101B-9397-08002B2CF9AE}" pid="13" name="Mendeley Recent Style Id 5_1">
    <vt:lpwstr>http://www.zotero.org/styles/ices-journal-of-marine-science</vt:lpwstr>
  </property>
  <property fmtid="{D5CDD505-2E9C-101B-9397-08002B2CF9AE}" pid="14" name="Mendeley Recent Style Id 6_1">
    <vt:lpwstr>http://www.zotero.org/styles/modern-language-association</vt:lpwstr>
  </property>
  <property fmtid="{D5CDD505-2E9C-101B-9397-08002B2CF9AE}" pid="15" name="Mendeley Recent Style Id 7_1">
    <vt:lpwstr>http://www.zotero.org/styles/nature</vt:lpwstr>
  </property>
  <property fmtid="{D5CDD505-2E9C-101B-9397-08002B2CF9AE}" pid="16" name="Mendeley Recent Style Id 8_1">
    <vt:lpwstr>http://www.zotero.org/styles/plos-one</vt:lpwstr>
  </property>
  <property fmtid="{D5CDD505-2E9C-101B-9397-08002B2CF9AE}" pid="17" name="Mendeley Recent Style Id 9_1">
    <vt:lpwstr>http://www.zotero.org/styles/vancouver</vt:lpwstr>
  </property>
  <property fmtid="{D5CDD505-2E9C-101B-9397-08002B2CF9AE}" pid="18" name="Mendeley Recent Style Name 0_1">
    <vt:lpwstr>American Psychological Association 6th edition</vt:lpwstr>
  </property>
  <property fmtid="{D5CDD505-2E9C-101B-9397-08002B2CF9AE}" pid="19" name="Mendeley Recent Style Name 1_1">
    <vt:lpwstr>American Sociological Association</vt:lpwstr>
  </property>
  <property fmtid="{D5CDD505-2E9C-101B-9397-08002B2CF9AE}" pid="20" name="Mendeley Recent Style Name 2_1">
    <vt:lpwstr>Chicago Manual of Style 16th edition (author-date)</vt:lpwstr>
  </property>
  <property fmtid="{D5CDD505-2E9C-101B-9397-08002B2CF9AE}" pid="21" name="Mendeley Recent Style Name 3_1">
    <vt:lpwstr>Cite Them Right 10th edition - Harvard</vt:lpwstr>
  </property>
  <property fmtid="{D5CDD505-2E9C-101B-9397-08002B2CF9AE}" pid="22" name="Mendeley Recent Style Name 4_1">
    <vt:lpwstr>Fish and Fisheries</vt:lpwstr>
  </property>
  <property fmtid="{D5CDD505-2E9C-101B-9397-08002B2CF9AE}" pid="23" name="Mendeley Recent Style Name 5_1">
    <vt:lpwstr>ICES Journal of Marine Science</vt:lpwstr>
  </property>
  <property fmtid="{D5CDD505-2E9C-101B-9397-08002B2CF9AE}" pid="24" name="Mendeley Recent Style Name 6_1">
    <vt:lpwstr>Modern Language Association 7th edition</vt:lpwstr>
  </property>
  <property fmtid="{D5CDD505-2E9C-101B-9397-08002B2CF9AE}" pid="25" name="Mendeley Recent Style Name 7_1">
    <vt:lpwstr>Nature</vt:lpwstr>
  </property>
  <property fmtid="{D5CDD505-2E9C-101B-9397-08002B2CF9AE}" pid="26" name="Mendeley Recent Style Name 8_1">
    <vt:lpwstr>PLOS ONE</vt:lpwstr>
  </property>
  <property fmtid="{D5CDD505-2E9C-101B-9397-08002B2CF9AE}" pid="27" name="Mendeley Recent Style Name 9_1">
    <vt:lpwstr>Vancouver</vt:lpwstr>
  </property>
  <property fmtid="{D5CDD505-2E9C-101B-9397-08002B2CF9AE}" pid="28" name="Mendeley Unique User Id_1">
    <vt:lpwstr>40388a76-7d58-3dcf-b764-5a785662d463</vt:lpwstr>
  </property>
  <property fmtid="{D5CDD505-2E9C-101B-9397-08002B2CF9AE}" pid="29" name="ScaleCrop">
    <vt:bool>0</vt:bool>
  </property>
  <property fmtid="{D5CDD505-2E9C-101B-9397-08002B2CF9AE}" pid="30" name="ShareDoc">
    <vt:bool>0</vt:bool>
  </property>
</Properties>
</file>